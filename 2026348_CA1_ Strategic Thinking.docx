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958A" w14:textId="0D9F5732" w:rsidR="00C810D1" w:rsidRDefault="00C810D1" w:rsidP="00C810D1">
      <w:pPr>
        <w:rPr>
          <w:ins w:id="0" w:author="nohemi fabiola serrano aguilar" w:date="2026-10-08T23:27:00Z" w16du:dateUtc="2026-10-08T22:27:00Z"/>
        </w:rPr>
      </w:pPr>
      <w:ins w:id="1" w:author="nohemi fabiola serrano aguilar" w:date="2026-10-08T23:27:00Z" w16du:dateUtc="2026-10-08T22:27:00Z"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2096" behindDoc="0" locked="0" layoutInCell="1" hidden="0" allowOverlap="1" wp14:anchorId="545CAB59" wp14:editId="02264FD9">
                  <wp:simplePos x="0" y="0"/>
                  <wp:positionH relativeFrom="page">
                    <wp:posOffset>428625</wp:posOffset>
                  </wp:positionH>
                  <wp:positionV relativeFrom="margin">
                    <wp:posOffset>-1170304</wp:posOffset>
                  </wp:positionV>
                  <wp:extent cx="228600" cy="10403359"/>
                  <wp:effectExtent l="0" t="0" r="0" b="0"/>
                  <wp:wrapNone/>
                  <wp:docPr id="1728545881" name="Group 172854588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28600" cy="10403359"/>
                            <a:chOff x="5231700" y="0"/>
                            <a:chExt cx="228600" cy="7560000"/>
                          </a:xfrm>
                        </wpg:grpSpPr>
                        <wpg:grpSp>
                          <wpg:cNvPr id="150243782" name="Group 150243782"/>
                          <wpg:cNvGrpSpPr/>
                          <wpg:grpSpPr>
                            <a:xfrm>
                              <a:off x="5231700" y="0"/>
                              <a:ext cx="228600" cy="7560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022607563" name="Rectangle 1022607563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A77B59" w14:textId="77777777" w:rsidR="00C810D1" w:rsidRDefault="00C810D1" w:rsidP="00C810D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45180660" name="Rectangle 645180660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1BBD96" w14:textId="77777777" w:rsidR="00C810D1" w:rsidRDefault="00C810D1" w:rsidP="00C810D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0658735" name="Rectangle 300658735"/>
                            <wps:cNvSpPr/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510145" w14:textId="77777777" w:rsidR="00C810D1" w:rsidRDefault="00C810D1" w:rsidP="00C810D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545CAB59" id="Group 1728545881" o:spid="_x0000_s1026" style="position:absolute;margin-left:33.75pt;margin-top:-92.15pt;width:18pt;height:819.15pt;z-index:251652096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AA77B59" w14:textId="77777777" w:rsidR="00C810D1" w:rsidRDefault="00C810D1" w:rsidP="00C810D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009dd9 [3205]" stroked="f">
                      <v:textbox inset="2.53958mm,2.53958mm,2.53958mm,2.53958mm">
                        <w:txbxContent>
                          <w:p w14:paraId="031BBD96" w14:textId="77777777" w:rsidR="00C810D1" w:rsidRDefault="00C810D1" w:rsidP="00C810D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0f6fc6 [3204]" stroked="f">
                      <v:textbox inset="2.53958mm,2.53958mm,2.53958mm,2.53958mm">
                        <w:txbxContent>
                          <w:p w14:paraId="1D510145" w14:textId="77777777" w:rsidR="00C810D1" w:rsidRDefault="00C810D1" w:rsidP="00C810D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  <w10:wrap anchorx="page" anchory="margin"/>
                </v:group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54144" behindDoc="0" locked="0" layoutInCell="1" hidden="0" allowOverlap="1" wp14:anchorId="12D1FB7F" wp14:editId="1CA9EB71">
              <wp:simplePos x="0" y="0"/>
              <wp:positionH relativeFrom="margin">
                <wp:posOffset>4174490</wp:posOffset>
              </wp:positionH>
              <wp:positionV relativeFrom="margin">
                <wp:posOffset>-276224</wp:posOffset>
              </wp:positionV>
              <wp:extent cx="2206625" cy="762000"/>
              <wp:effectExtent l="0" t="0" r="0" b="0"/>
              <wp:wrapSquare wrapText="bothSides" distT="0" distB="0" distL="114300" distR="114300"/>
              <wp:docPr id="1728545883" name="image1.png" descr="A logo for college computing&#10;&#10;Description automatically generated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A logo for college computing&#10;&#10;Description automatically generated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6625" cy="762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ins>
    </w:p>
    <w:p w14:paraId="34069797" w14:textId="77777777" w:rsidR="00C810D1" w:rsidRPr="00A7253D" w:rsidRDefault="00C810D1" w:rsidP="00C810D1">
      <w:pPr>
        <w:rPr>
          <w:ins w:id="2" w:author="nohemi fabiola serrano aguilar" w:date="2026-10-08T23:27:00Z" w16du:dateUtc="2026-10-08T22:27:00Z"/>
          <w:b/>
          <w:color w:val="156082"/>
          <w:sz w:val="28"/>
          <w:szCs w:val="28"/>
          <w:rPrChange w:id="3" w:author="nohemi fabiola serrano aguilar" w:date="2026-10-09T00:24:00Z" w16du:dateUtc="2026-10-08T23:24:00Z">
            <w:rPr>
              <w:ins w:id="4" w:author="nohemi fabiola serrano aguilar" w:date="2026-10-08T23:27:00Z" w16du:dateUtc="2026-10-08T22:27:00Z"/>
              <w:b/>
              <w:color w:val="156082"/>
              <w:sz w:val="36"/>
              <w:szCs w:val="36"/>
            </w:rPr>
          </w:rPrChange>
        </w:rPr>
      </w:pPr>
      <w:ins w:id="5" w:author="nohemi fabiola serrano aguilar" w:date="2026-10-08T23:27:00Z" w16du:dateUtc="2026-10-08T22:27:00Z">
        <w:r w:rsidRPr="00A7253D">
          <w:rPr>
            <w:b/>
            <w:color w:val="156082"/>
            <w:sz w:val="28"/>
            <w:szCs w:val="28"/>
            <w:rPrChange w:id="6" w:author="nohemi fabiola serrano aguilar" w:date="2026-10-09T00:24:00Z" w16du:dateUtc="2026-10-08T23:24:00Z">
              <w:rPr>
                <w:b/>
                <w:color w:val="156082"/>
                <w:sz w:val="36"/>
                <w:szCs w:val="36"/>
              </w:rPr>
            </w:rPrChange>
          </w:rPr>
          <w:t>Assessment Cover Page</w:t>
        </w:r>
      </w:ins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479"/>
      </w:tblGrid>
      <w:tr w:rsidR="00C810D1" w:rsidRPr="00A7253D" w14:paraId="39A0233F" w14:textId="77777777" w:rsidTr="00BD68F7">
        <w:trPr>
          <w:ins w:id="7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F24821" w14:textId="77777777" w:rsidR="00C810D1" w:rsidRPr="00A7253D" w:rsidRDefault="00C810D1" w:rsidP="00BD68F7">
            <w:pPr>
              <w:spacing w:line="480" w:lineRule="auto"/>
              <w:rPr>
                <w:ins w:id="8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9" w:author="nohemi fabiola serrano aguilar" w:date="2026-10-09T00:24:00Z" w16du:dateUtc="2026-10-08T23:24:00Z">
                  <w:rPr>
                    <w:ins w:id="10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11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12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Student Full Name</w:t>
              </w:r>
            </w:ins>
          </w:p>
          <w:p w14:paraId="18C616BF" w14:textId="77777777" w:rsidR="00C810D1" w:rsidRPr="00A7253D" w:rsidRDefault="00C810D1" w:rsidP="00BD68F7">
            <w:pPr>
              <w:spacing w:line="480" w:lineRule="auto"/>
              <w:rPr>
                <w:ins w:id="13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14" w:author="nohemi fabiola serrano aguilar" w:date="2026-10-09T00:24:00Z" w16du:dateUtc="2026-10-08T23:24:00Z">
                  <w:rPr>
                    <w:ins w:id="15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16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17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Nohemi Fabiola Serrano Aguilar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02636180" w14:textId="77777777" w:rsidR="00C810D1" w:rsidRPr="00A7253D" w:rsidRDefault="00C810D1" w:rsidP="00BD68F7">
            <w:pPr>
              <w:spacing w:line="480" w:lineRule="auto"/>
              <w:rPr>
                <w:ins w:id="18" w:author="nohemi fabiola serrano aguilar" w:date="2026-10-08T23:27:00Z" w16du:dateUtc="2026-10-08T22:27:00Z"/>
                <w:color w:val="000000"/>
                <w:sz w:val="28"/>
                <w:szCs w:val="28"/>
                <w:rPrChange w:id="19" w:author="nohemi fabiola serrano aguilar" w:date="2026-10-09T00:24:00Z" w16du:dateUtc="2026-10-08T23:24:00Z">
                  <w:rPr>
                    <w:ins w:id="20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C810D1" w:rsidRPr="00A7253D" w14:paraId="1D051F45" w14:textId="77777777" w:rsidTr="00BD68F7">
        <w:trPr>
          <w:ins w:id="21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75071F" w14:textId="77777777" w:rsidR="00C810D1" w:rsidRPr="00A7253D" w:rsidRDefault="00C810D1" w:rsidP="00BD68F7">
            <w:pPr>
              <w:spacing w:line="480" w:lineRule="auto"/>
              <w:rPr>
                <w:ins w:id="22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23" w:author="nohemi fabiola serrano aguilar" w:date="2026-10-09T00:24:00Z" w16du:dateUtc="2026-10-08T23:24:00Z">
                  <w:rPr>
                    <w:ins w:id="24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25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26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Student Number</w:t>
              </w:r>
            </w:ins>
          </w:p>
          <w:p w14:paraId="579F1BEF" w14:textId="77777777" w:rsidR="00C810D1" w:rsidRPr="00A7253D" w:rsidRDefault="00C810D1" w:rsidP="00BD68F7">
            <w:pPr>
              <w:spacing w:line="480" w:lineRule="auto"/>
              <w:rPr>
                <w:ins w:id="27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28" w:author="nohemi fabiola serrano aguilar" w:date="2026-10-09T00:24:00Z" w16du:dateUtc="2026-10-08T23:24:00Z">
                  <w:rPr>
                    <w:ins w:id="29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30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31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2026348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0DFF7A57" w14:textId="77777777" w:rsidR="00C810D1" w:rsidRPr="00A7253D" w:rsidRDefault="00C810D1" w:rsidP="00BD68F7">
            <w:pPr>
              <w:spacing w:line="480" w:lineRule="auto"/>
              <w:rPr>
                <w:ins w:id="32" w:author="nohemi fabiola serrano aguilar" w:date="2026-10-08T23:27:00Z" w16du:dateUtc="2026-10-08T22:27:00Z"/>
                <w:color w:val="000000"/>
                <w:sz w:val="28"/>
                <w:szCs w:val="28"/>
                <w:rPrChange w:id="33" w:author="nohemi fabiola serrano aguilar" w:date="2026-10-09T00:24:00Z" w16du:dateUtc="2026-10-08T23:24:00Z">
                  <w:rPr>
                    <w:ins w:id="34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C810D1" w:rsidRPr="00A7253D" w14:paraId="575CC98B" w14:textId="77777777" w:rsidTr="00BD68F7">
        <w:trPr>
          <w:ins w:id="35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8D4E5D" w14:textId="77777777" w:rsidR="00C810D1" w:rsidRPr="00A7253D" w:rsidRDefault="00C810D1" w:rsidP="00BD68F7">
            <w:pPr>
              <w:spacing w:line="480" w:lineRule="auto"/>
              <w:rPr>
                <w:ins w:id="36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37" w:author="nohemi fabiola serrano aguilar" w:date="2026-10-09T00:24:00Z" w16du:dateUtc="2026-10-08T23:24:00Z">
                  <w:rPr>
                    <w:ins w:id="38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39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40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Module Title</w:t>
              </w:r>
            </w:ins>
          </w:p>
          <w:p w14:paraId="10043DC0" w14:textId="77777777" w:rsidR="00C810D1" w:rsidRPr="00A7253D" w:rsidRDefault="00C810D1" w:rsidP="00BD68F7">
            <w:pPr>
              <w:spacing w:line="480" w:lineRule="auto"/>
              <w:rPr>
                <w:ins w:id="41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42" w:author="nohemi fabiola serrano aguilar" w:date="2026-10-09T00:24:00Z" w16du:dateUtc="2026-10-08T23:24:00Z">
                  <w:rPr>
                    <w:ins w:id="43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44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45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Machine learning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0DC19AD0" w14:textId="77777777" w:rsidR="00C810D1" w:rsidRPr="00A7253D" w:rsidRDefault="00C810D1" w:rsidP="00BD68F7">
            <w:pPr>
              <w:spacing w:line="480" w:lineRule="auto"/>
              <w:rPr>
                <w:ins w:id="46" w:author="nohemi fabiola serrano aguilar" w:date="2026-10-08T23:27:00Z" w16du:dateUtc="2026-10-08T22:27:00Z"/>
                <w:color w:val="000000"/>
                <w:sz w:val="28"/>
                <w:szCs w:val="28"/>
                <w:rPrChange w:id="47" w:author="nohemi fabiola serrano aguilar" w:date="2026-10-09T00:24:00Z" w16du:dateUtc="2026-10-08T23:24:00Z">
                  <w:rPr>
                    <w:ins w:id="48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C810D1" w:rsidRPr="00A7253D" w14:paraId="4AA1DCF6" w14:textId="77777777" w:rsidTr="00BD68F7">
        <w:trPr>
          <w:ins w:id="49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ACCB3D" w14:textId="77777777" w:rsidR="00C810D1" w:rsidRPr="00A7253D" w:rsidRDefault="00C810D1" w:rsidP="00BD68F7">
            <w:pPr>
              <w:spacing w:line="480" w:lineRule="auto"/>
              <w:rPr>
                <w:ins w:id="50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51" w:author="nohemi fabiola serrano aguilar" w:date="2026-10-09T00:24:00Z" w16du:dateUtc="2026-10-08T23:24:00Z">
                  <w:rPr>
                    <w:ins w:id="52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53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54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Assessment Title</w:t>
              </w:r>
            </w:ins>
          </w:p>
          <w:p w14:paraId="08FDB2AA" w14:textId="77777777" w:rsidR="00C810D1" w:rsidRPr="00A7253D" w:rsidRDefault="00C810D1" w:rsidP="00BD68F7">
            <w:pPr>
              <w:spacing w:line="480" w:lineRule="auto"/>
              <w:rPr>
                <w:ins w:id="55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56" w:author="nohemi fabiola serrano aguilar" w:date="2026-10-09T00:24:00Z" w16du:dateUtc="2026-10-08T23:24:00Z">
                  <w:rPr>
                    <w:ins w:id="57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58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59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Machine Learning for Business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07BBCC86" w14:textId="77777777" w:rsidR="00C810D1" w:rsidRPr="00A7253D" w:rsidRDefault="00C810D1" w:rsidP="00BD68F7">
            <w:pPr>
              <w:spacing w:line="480" w:lineRule="auto"/>
              <w:rPr>
                <w:ins w:id="60" w:author="nohemi fabiola serrano aguilar" w:date="2026-10-08T23:27:00Z" w16du:dateUtc="2026-10-08T22:27:00Z"/>
                <w:color w:val="000000"/>
                <w:sz w:val="28"/>
                <w:szCs w:val="28"/>
                <w:rPrChange w:id="61" w:author="nohemi fabiola serrano aguilar" w:date="2026-10-09T00:24:00Z" w16du:dateUtc="2026-10-08T23:24:00Z">
                  <w:rPr>
                    <w:ins w:id="62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C810D1" w:rsidRPr="00A7253D" w14:paraId="0DFAE7EF" w14:textId="77777777" w:rsidTr="00BD68F7">
        <w:trPr>
          <w:ins w:id="63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A6B09E" w14:textId="77777777" w:rsidR="00C810D1" w:rsidRPr="00A7253D" w:rsidRDefault="00C810D1" w:rsidP="00BD68F7">
            <w:pPr>
              <w:spacing w:line="480" w:lineRule="auto"/>
              <w:rPr>
                <w:ins w:id="64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65" w:author="nohemi fabiola serrano aguilar" w:date="2026-10-09T00:24:00Z" w16du:dateUtc="2026-10-08T23:24:00Z">
                  <w:rPr>
                    <w:ins w:id="66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67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68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Lecturer/Supervisor</w:t>
              </w:r>
            </w:ins>
          </w:p>
          <w:p w14:paraId="1BD282C7" w14:textId="5A431245" w:rsidR="00C810D1" w:rsidRPr="005220D9" w:rsidRDefault="005220D9" w:rsidP="00BD68F7">
            <w:pPr>
              <w:spacing w:line="480" w:lineRule="auto"/>
              <w:rPr>
                <w:ins w:id="69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70" w:author="nohemi fabiola serrano aguilar" w:date="2026-10-17T23:37:00Z" w16du:dateUtc="2026-10-17T22:37:00Z">
                  <w:rPr>
                    <w:ins w:id="71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72" w:author="nohemi fabiola serrano aguilar" w:date="2026-10-17T23:37:00Z">
              <w:r w:rsidRPr="005220D9">
                <w:rPr>
                  <w:i/>
                  <w:color w:val="156082"/>
                  <w:sz w:val="28"/>
                  <w:szCs w:val="28"/>
                  <w:rPrChange w:id="73" w:author="nohemi fabiola serrano aguilar" w:date="2026-10-17T23:37:00Z" w16du:dateUtc="2026-10-17T22:37:00Z">
                    <w:rPr>
                      <w:b/>
                      <w:bCs/>
                      <w:i/>
                      <w:color w:val="156082"/>
                      <w:sz w:val="28"/>
                      <w:szCs w:val="28"/>
                    </w:rPr>
                  </w:rPrChange>
                </w:rPr>
                <w:t>Taufique Ahmed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75EFDCEA" w14:textId="77777777" w:rsidR="00C810D1" w:rsidRPr="00A7253D" w:rsidRDefault="00C810D1" w:rsidP="00BD68F7">
            <w:pPr>
              <w:spacing w:line="480" w:lineRule="auto"/>
              <w:rPr>
                <w:ins w:id="74" w:author="nohemi fabiola serrano aguilar" w:date="2026-10-08T23:27:00Z" w16du:dateUtc="2026-10-08T22:27:00Z"/>
                <w:color w:val="000000"/>
                <w:sz w:val="28"/>
                <w:szCs w:val="28"/>
                <w:rPrChange w:id="75" w:author="nohemi fabiola serrano aguilar" w:date="2026-10-09T00:24:00Z" w16du:dateUtc="2026-10-08T23:24:00Z">
                  <w:rPr>
                    <w:ins w:id="76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C810D1" w:rsidRPr="00A7253D" w14:paraId="00C0E4F0" w14:textId="77777777" w:rsidTr="00BD68F7">
        <w:trPr>
          <w:ins w:id="77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07717" w14:textId="77777777" w:rsidR="00C810D1" w:rsidRPr="00A7253D" w:rsidRDefault="00C810D1" w:rsidP="00BD68F7">
            <w:pPr>
              <w:spacing w:line="480" w:lineRule="auto"/>
              <w:rPr>
                <w:ins w:id="78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79" w:author="nohemi fabiola serrano aguilar" w:date="2026-10-09T00:24:00Z" w16du:dateUtc="2026-10-08T23:24:00Z">
                  <w:rPr>
                    <w:ins w:id="80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81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82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Assessment Due Date</w:t>
              </w:r>
            </w:ins>
          </w:p>
          <w:p w14:paraId="4005A132" w14:textId="3842992F" w:rsidR="00C810D1" w:rsidRPr="00A7253D" w:rsidRDefault="00DD161A" w:rsidP="00BD68F7">
            <w:pPr>
              <w:spacing w:line="480" w:lineRule="auto"/>
              <w:rPr>
                <w:ins w:id="83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84" w:author="nohemi fabiola serrano aguilar" w:date="2026-10-09T00:24:00Z" w16du:dateUtc="2026-10-08T23:24:00Z">
                  <w:rPr>
                    <w:ins w:id="85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86" w:author="nohemi fabiola serrano aguilar" w:date="2026-10-17T23:37:00Z" w16du:dateUtc="2026-10-17T22:37:00Z">
              <w:r>
                <w:rPr>
                  <w:i/>
                  <w:color w:val="156082"/>
                  <w:sz w:val="28"/>
                  <w:szCs w:val="28"/>
                </w:rPr>
                <w:t>25</w:t>
              </w:r>
            </w:ins>
            <w:ins w:id="87" w:author="nohemi fabiola serrano aguilar" w:date="2026-10-08T23:27:00Z" w16du:dateUtc="2026-10-08T22:27:00Z">
              <w:r w:rsidR="00C810D1" w:rsidRPr="00A7253D">
                <w:rPr>
                  <w:i/>
                  <w:color w:val="156082"/>
                  <w:sz w:val="28"/>
                  <w:szCs w:val="28"/>
                  <w:rPrChange w:id="88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/</w:t>
              </w:r>
            </w:ins>
            <w:ins w:id="89" w:author="nohemi fabiola serrano aguilar" w:date="2026-10-17T23:37:00Z" w16du:dateUtc="2026-10-17T22:37:00Z">
              <w:r>
                <w:rPr>
                  <w:i/>
                  <w:color w:val="156082"/>
                  <w:sz w:val="28"/>
                  <w:szCs w:val="28"/>
                </w:rPr>
                <w:t>10</w:t>
              </w:r>
            </w:ins>
            <w:ins w:id="90" w:author="nohemi fabiola serrano aguilar" w:date="2026-10-08T23:27:00Z" w16du:dateUtc="2026-10-08T22:27:00Z">
              <w:r w:rsidR="00C810D1" w:rsidRPr="00A7253D">
                <w:rPr>
                  <w:i/>
                  <w:color w:val="156082"/>
                  <w:sz w:val="28"/>
                  <w:szCs w:val="28"/>
                  <w:rPrChange w:id="91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/2026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3305CE1C" w14:textId="77777777" w:rsidR="00C810D1" w:rsidRPr="00A7253D" w:rsidRDefault="00C810D1" w:rsidP="00BD68F7">
            <w:pPr>
              <w:spacing w:line="480" w:lineRule="auto"/>
              <w:rPr>
                <w:ins w:id="92" w:author="nohemi fabiola serrano aguilar" w:date="2026-10-08T23:27:00Z" w16du:dateUtc="2026-10-08T22:27:00Z"/>
                <w:color w:val="000000"/>
                <w:sz w:val="28"/>
                <w:szCs w:val="28"/>
                <w:rPrChange w:id="93" w:author="nohemi fabiola serrano aguilar" w:date="2026-10-09T00:24:00Z" w16du:dateUtc="2026-10-08T23:24:00Z">
                  <w:rPr>
                    <w:ins w:id="94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  <w:tr w:rsidR="00C810D1" w:rsidRPr="00A7253D" w14:paraId="66D5FCB8" w14:textId="77777777" w:rsidTr="00BD68F7">
        <w:trPr>
          <w:ins w:id="95" w:author="nohemi fabiola serrano aguilar" w:date="2026-10-08T23:27:00Z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B79B9" w14:textId="77777777" w:rsidR="00C810D1" w:rsidRPr="00A7253D" w:rsidRDefault="00C810D1" w:rsidP="00BD68F7">
            <w:pPr>
              <w:spacing w:line="480" w:lineRule="auto"/>
              <w:rPr>
                <w:ins w:id="96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97" w:author="nohemi fabiola serrano aguilar" w:date="2026-10-09T00:24:00Z" w16du:dateUtc="2026-10-08T23:24:00Z">
                  <w:rPr>
                    <w:ins w:id="98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99" w:author="nohemi fabiola serrano aguilar" w:date="2026-10-08T23:27:00Z" w16du:dateUtc="2026-10-08T22:27:00Z">
              <w:r w:rsidRPr="00A7253D">
                <w:rPr>
                  <w:i/>
                  <w:color w:val="156082"/>
                  <w:sz w:val="28"/>
                  <w:szCs w:val="28"/>
                  <w:rPrChange w:id="100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Date of Submission</w:t>
              </w:r>
            </w:ins>
          </w:p>
          <w:p w14:paraId="501959F7" w14:textId="103E8311" w:rsidR="00A7253D" w:rsidRPr="00A7253D" w:rsidRDefault="00DD161A" w:rsidP="00BD68F7">
            <w:pPr>
              <w:spacing w:line="480" w:lineRule="auto"/>
              <w:rPr>
                <w:ins w:id="101" w:author="nohemi fabiola serrano aguilar" w:date="2026-10-08T23:27:00Z" w16du:dateUtc="2026-10-08T22:27:00Z"/>
                <w:i/>
                <w:color w:val="156082"/>
                <w:sz w:val="28"/>
                <w:szCs w:val="28"/>
                <w:rPrChange w:id="102" w:author="nohemi fabiola serrano aguilar" w:date="2026-10-09T00:24:00Z" w16du:dateUtc="2026-10-08T23:24:00Z">
                  <w:rPr>
                    <w:ins w:id="103" w:author="nohemi fabiola serrano aguilar" w:date="2026-10-08T23:27:00Z" w16du:dateUtc="2026-10-08T22:27:00Z"/>
                    <w:i/>
                    <w:color w:val="156082"/>
                    <w:sz w:val="32"/>
                    <w:szCs w:val="32"/>
                  </w:rPr>
                </w:rPrChange>
              </w:rPr>
            </w:pPr>
            <w:ins w:id="104" w:author="nohemi fabiola serrano aguilar" w:date="2026-10-17T23:37:00Z" w16du:dateUtc="2026-10-17T22:37:00Z">
              <w:r>
                <w:rPr>
                  <w:i/>
                  <w:color w:val="156082"/>
                  <w:sz w:val="28"/>
                  <w:szCs w:val="28"/>
                </w:rPr>
                <w:t>25</w:t>
              </w:r>
            </w:ins>
            <w:ins w:id="105" w:author="nohemi fabiola serrano aguilar" w:date="2026-10-08T23:27:00Z" w16du:dateUtc="2026-10-08T22:27:00Z">
              <w:r w:rsidR="00C810D1" w:rsidRPr="00A7253D">
                <w:rPr>
                  <w:i/>
                  <w:color w:val="156082"/>
                  <w:sz w:val="28"/>
                  <w:szCs w:val="28"/>
                  <w:rPrChange w:id="106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/</w:t>
              </w:r>
            </w:ins>
            <w:ins w:id="107" w:author="nohemi fabiola serrano aguilar" w:date="2026-10-17T23:37:00Z" w16du:dateUtc="2026-10-17T22:37:00Z">
              <w:r>
                <w:rPr>
                  <w:i/>
                  <w:color w:val="156082"/>
                  <w:sz w:val="28"/>
                  <w:szCs w:val="28"/>
                </w:rPr>
                <w:t>10</w:t>
              </w:r>
            </w:ins>
            <w:ins w:id="108" w:author="nohemi fabiola serrano aguilar" w:date="2026-10-08T23:27:00Z" w16du:dateUtc="2026-10-08T22:27:00Z">
              <w:r w:rsidR="00C810D1" w:rsidRPr="00A7253D">
                <w:rPr>
                  <w:i/>
                  <w:color w:val="156082"/>
                  <w:sz w:val="28"/>
                  <w:szCs w:val="28"/>
                  <w:rPrChange w:id="109" w:author="nohemi fabiola serrano aguilar" w:date="2026-10-09T00:24:00Z" w16du:dateUtc="2026-10-08T23:24:00Z">
                    <w:rPr>
                      <w:i/>
                      <w:color w:val="156082"/>
                      <w:sz w:val="32"/>
                      <w:szCs w:val="32"/>
                    </w:rPr>
                  </w:rPrChange>
                </w:rPr>
                <w:t>/2026</w:t>
              </w:r>
            </w:ins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</w:tcPr>
          <w:p w14:paraId="779D4110" w14:textId="77777777" w:rsidR="00C810D1" w:rsidRPr="00A7253D" w:rsidRDefault="00C810D1" w:rsidP="00BD68F7">
            <w:pPr>
              <w:spacing w:line="480" w:lineRule="auto"/>
              <w:rPr>
                <w:ins w:id="110" w:author="nohemi fabiola serrano aguilar" w:date="2026-10-08T23:27:00Z" w16du:dateUtc="2026-10-08T22:27:00Z"/>
                <w:color w:val="000000"/>
                <w:sz w:val="28"/>
                <w:szCs w:val="28"/>
                <w:rPrChange w:id="111" w:author="nohemi fabiola serrano aguilar" w:date="2026-10-09T00:24:00Z" w16du:dateUtc="2026-10-08T23:24:00Z">
                  <w:rPr>
                    <w:ins w:id="112" w:author="nohemi fabiola serrano aguilar" w:date="2026-10-08T23:27:00Z" w16du:dateUtc="2026-10-08T22:27:00Z"/>
                    <w:color w:val="000000"/>
                    <w:sz w:val="32"/>
                    <w:szCs w:val="32"/>
                  </w:rPr>
                </w:rPrChange>
              </w:rPr>
            </w:pPr>
          </w:p>
        </w:tc>
      </w:tr>
    </w:tbl>
    <w:p w14:paraId="6A36BBCC" w14:textId="41404938" w:rsidR="00A7253D" w:rsidRPr="00A7253D" w:rsidRDefault="001A7931" w:rsidP="00C810D1">
      <w:pPr>
        <w:rPr>
          <w:ins w:id="113" w:author="nohemi fabiola serrano aguilar" w:date="2026-10-09T00:23:00Z" w16du:dateUtc="2026-10-08T23:23:00Z"/>
          <w:b/>
          <w:color w:val="156082"/>
          <w:sz w:val="28"/>
          <w:szCs w:val="28"/>
          <w:rPrChange w:id="114" w:author="nohemi fabiola serrano aguilar" w:date="2026-10-09T00:24:00Z" w16du:dateUtc="2026-10-08T23:24:00Z">
            <w:rPr>
              <w:ins w:id="115" w:author="nohemi fabiola serrano aguilar" w:date="2026-10-09T00:23:00Z" w16du:dateUtc="2026-10-08T23:23:00Z"/>
              <w:b/>
              <w:color w:val="156082"/>
              <w:sz w:val="32"/>
              <w:szCs w:val="32"/>
            </w:rPr>
          </w:rPrChange>
        </w:rPr>
      </w:pPr>
      <w:ins w:id="116" w:author="nohemi fabiola serrano aguilar" w:date="2026-10-22T00:00:00Z" w16du:dateUtc="2026-10-21T23:00:00Z">
        <w:r>
          <w:rPr>
            <w:b/>
            <w:color w:val="156082"/>
            <w:sz w:val="28"/>
            <w:szCs w:val="28"/>
          </w:rPr>
          <w:fldChar w:fldCharType="begin"/>
        </w:r>
        <w:r>
          <w:rPr>
            <w:b/>
            <w:color w:val="156082"/>
            <w:sz w:val="28"/>
            <w:szCs w:val="28"/>
          </w:rPr>
          <w:instrText>HYPERLINK "</w:instrText>
        </w:r>
      </w:ins>
      <w:ins w:id="117" w:author="nohemi fabiola serrano aguilar" w:date="2026-10-09T00:23:00Z" w16du:dateUtc="2026-10-08T23:23:00Z">
        <w:r w:rsidRPr="001A7931">
          <w:rPr>
            <w:color w:val="156082"/>
            <w:sz w:val="28"/>
            <w:szCs w:val="28"/>
            <w:rPrChange w:id="118" w:author="nohemi fabiola serrano aguilar" w:date="2026-10-22T00:00:00Z" w16du:dateUtc="2026-10-21T23:00:00Z">
              <w:rPr>
                <w:rStyle w:val="Hyperlink"/>
                <w:b/>
                <w:sz w:val="32"/>
                <w:szCs w:val="32"/>
              </w:rPr>
            </w:rPrChange>
          </w:rPr>
          <w:instrText>https://github.com/FabiolaSerranoAg/Strategic-Thinking-</w:instrText>
        </w:r>
      </w:ins>
      <w:ins w:id="119" w:author="nohemi fabiola serrano aguilar" w:date="2026-10-22T00:00:00Z" w16du:dateUtc="2026-10-21T23:00:00Z">
        <w:r w:rsidRPr="001A7931">
          <w:rPr>
            <w:color w:val="156082"/>
            <w:rPrChange w:id="120" w:author="nohemi fabiola serrano aguilar" w:date="2026-10-22T00:00:00Z" w16du:dateUtc="2026-10-21T23:00:00Z">
              <w:rPr>
                <w:rStyle w:val="Hyperlink"/>
                <w:b/>
                <w:sz w:val="28"/>
                <w:szCs w:val="28"/>
              </w:rPr>
            </w:rPrChange>
          </w:rPr>
          <w:instrText>Septem</w:instrText>
        </w:r>
      </w:ins>
      <w:ins w:id="121" w:author="nohemi fabiola serrano aguilar" w:date="2026-10-09T00:23:00Z" w16du:dateUtc="2026-10-08T23:23:00Z">
        <w:r w:rsidRPr="001A7931">
          <w:rPr>
            <w:color w:val="156082"/>
            <w:sz w:val="28"/>
            <w:szCs w:val="28"/>
            <w:rPrChange w:id="122" w:author="nohemi fabiola serrano aguilar" w:date="2026-10-22T00:00:00Z" w16du:dateUtc="2026-10-21T23:00:00Z">
              <w:rPr>
                <w:rStyle w:val="Hyperlink"/>
                <w:b/>
                <w:sz w:val="32"/>
                <w:szCs w:val="32"/>
              </w:rPr>
            </w:rPrChange>
          </w:rPr>
          <w:instrText>ber26.git</w:instrText>
        </w:r>
      </w:ins>
      <w:ins w:id="123" w:author="nohemi fabiola serrano aguilar" w:date="2026-10-22T00:00:00Z" w16du:dateUtc="2026-10-21T23:00:00Z">
        <w:r>
          <w:rPr>
            <w:b/>
            <w:color w:val="156082"/>
            <w:sz w:val="28"/>
            <w:szCs w:val="28"/>
          </w:rPr>
          <w:instrText>"</w:instrText>
        </w:r>
        <w:r>
          <w:rPr>
            <w:b/>
            <w:color w:val="156082"/>
            <w:sz w:val="28"/>
            <w:szCs w:val="28"/>
          </w:rPr>
        </w:r>
        <w:r>
          <w:rPr>
            <w:b/>
            <w:color w:val="156082"/>
            <w:sz w:val="28"/>
            <w:szCs w:val="28"/>
          </w:rPr>
          <w:fldChar w:fldCharType="separate"/>
        </w:r>
      </w:ins>
      <w:ins w:id="124" w:author="nohemi fabiola serrano aguilar" w:date="2026-10-09T00:23:00Z" w16du:dateUtc="2026-10-08T23:23:00Z">
        <w:r w:rsidRPr="00CE76FD">
          <w:rPr>
            <w:rStyle w:val="Hyperlink"/>
            <w:b/>
            <w:sz w:val="28"/>
            <w:szCs w:val="28"/>
            <w:rPrChange w:id="125" w:author="nohemi fabiola serrano aguilar" w:date="2026-10-22T00:00:00Z" w16du:dateUtc="2026-10-21T23:00:00Z">
              <w:rPr>
                <w:rStyle w:val="Hyperlink"/>
                <w:b/>
                <w:sz w:val="32"/>
                <w:szCs w:val="32"/>
              </w:rPr>
            </w:rPrChange>
          </w:rPr>
          <w:t>https://github.com/FabiolaSerranoAg/Strategic-Thinking-</w:t>
        </w:r>
      </w:ins>
      <w:ins w:id="126" w:author="nohemi fabiola serrano aguilar" w:date="2026-10-22T00:00:00Z" w16du:dateUtc="2026-10-21T23:00:00Z">
        <w:r w:rsidRPr="001A7931">
          <w:rPr>
            <w:rStyle w:val="Hyperlink"/>
            <w:b/>
            <w:sz w:val="28"/>
            <w:szCs w:val="28"/>
          </w:rPr>
          <w:t>Septem</w:t>
        </w:r>
      </w:ins>
      <w:ins w:id="127" w:author="nohemi fabiola serrano aguilar" w:date="2026-10-09T00:23:00Z" w16du:dateUtc="2026-10-08T23:23:00Z">
        <w:r w:rsidRPr="00CE76FD">
          <w:rPr>
            <w:rStyle w:val="Hyperlink"/>
            <w:b/>
            <w:sz w:val="28"/>
            <w:szCs w:val="28"/>
            <w:rPrChange w:id="128" w:author="nohemi fabiola serrano aguilar" w:date="2026-10-22T00:00:00Z" w16du:dateUtc="2026-10-21T23:00:00Z">
              <w:rPr>
                <w:rStyle w:val="Hyperlink"/>
                <w:b/>
                <w:sz w:val="32"/>
                <w:szCs w:val="32"/>
              </w:rPr>
            </w:rPrChange>
          </w:rPr>
          <w:t>ber26.git</w:t>
        </w:r>
      </w:ins>
      <w:ins w:id="129" w:author="nohemi fabiola serrano aguilar" w:date="2026-10-22T00:00:00Z" w16du:dateUtc="2026-10-21T23:00:00Z">
        <w:r>
          <w:rPr>
            <w:b/>
            <w:color w:val="156082"/>
            <w:sz w:val="28"/>
            <w:szCs w:val="28"/>
          </w:rPr>
          <w:fldChar w:fldCharType="end"/>
        </w:r>
      </w:ins>
    </w:p>
    <w:p w14:paraId="29E32E0F" w14:textId="77777777" w:rsidR="001E656F" w:rsidRPr="00BE244F" w:rsidRDefault="001E656F" w:rsidP="001E656F">
      <w:pPr>
        <w:rPr>
          <w:ins w:id="130" w:author="nohemi fabiola serrano aguilar" w:date="2026-10-08T23:54:00Z" w16du:dateUtc="2026-10-08T22:54:00Z"/>
          <w:rFonts w:eastAsia="Times New Roman"/>
          <w:b/>
          <w:bCs/>
          <w:sz w:val="35"/>
          <w:szCs w:val="35"/>
          <w:rPrChange w:id="131" w:author="nohemi fabiola serrano aguilar" w:date="2026-10-09T20:56:00Z" w16du:dateUtc="2026-10-09T19:56:00Z">
            <w:rPr>
              <w:ins w:id="132" w:author="nohemi fabiola serrano aguilar" w:date="2026-10-08T23:54:00Z" w16du:dateUtc="2026-10-08T22:54:00Z"/>
              <w:rFonts w:eastAsia="Times New Roman"/>
              <w:b/>
              <w:bCs/>
              <w:sz w:val="32"/>
              <w:szCs w:val="32"/>
            </w:rPr>
          </w:rPrChange>
        </w:rPr>
      </w:pPr>
      <w:ins w:id="133" w:author="nohemi fabiola serrano aguilar" w:date="2026-10-08T23:53:00Z" w16du:dateUtc="2026-10-08T22:53:00Z">
        <w:r w:rsidRPr="00BE244F">
          <w:rPr>
            <w:rFonts w:ascii="Calibri" w:eastAsia="Times New Roman" w:hAnsi="Calibri" w:cs="Calibri"/>
            <w:b/>
            <w:bCs/>
            <w:sz w:val="35"/>
            <w:szCs w:val="35"/>
            <w:rPrChange w:id="134" w:author="nohemi fabiola serrano aguilar" w:date="2026-10-09T20:56:00Z" w16du:dateUtc="2026-10-09T19:56:00Z">
              <w:rPr>
                <w:rFonts w:ascii="Roboto" w:eastAsia="Times New Roman" w:hAnsi="Roboto"/>
                <w:b/>
                <w:bCs/>
                <w:sz w:val="32"/>
                <w:szCs w:val="32"/>
              </w:rPr>
            </w:rPrChange>
          </w:rPr>
          <w:lastRenderedPageBreak/>
          <w:t>Academic Misconduct Declaration</w:t>
        </w:r>
      </w:ins>
    </w:p>
    <w:p w14:paraId="521D965C" w14:textId="77777777" w:rsidR="001E656F" w:rsidRPr="001E656F" w:rsidRDefault="001E656F" w:rsidP="001E656F">
      <w:pPr>
        <w:rPr>
          <w:ins w:id="135" w:author="nohemi fabiola serrano aguilar" w:date="2026-10-08T23:53:00Z" w16du:dateUtc="2026-10-08T22:53:00Z"/>
          <w:rFonts w:ascii="Calibri" w:eastAsia="Times New Roman" w:hAnsi="Calibri" w:cs="Calibri"/>
          <w:b/>
          <w:bCs/>
          <w:sz w:val="32"/>
          <w:szCs w:val="32"/>
          <w:rPrChange w:id="136" w:author="nohemi fabiola serrano aguilar" w:date="2026-10-08T23:53:00Z" w16du:dateUtc="2026-10-08T22:53:00Z">
            <w:rPr>
              <w:ins w:id="137" w:author="nohemi fabiola serrano aguilar" w:date="2026-10-08T23:53:00Z" w16du:dateUtc="2026-10-08T22:53:00Z"/>
              <w:rFonts w:ascii="Roboto" w:eastAsia="Times New Roman" w:hAnsi="Roboto"/>
              <w:b/>
              <w:bCs/>
              <w:sz w:val="32"/>
              <w:szCs w:val="32"/>
            </w:rPr>
          </w:rPrChange>
        </w:rPr>
      </w:pPr>
    </w:p>
    <w:p w14:paraId="0B6ACA7F" w14:textId="77777777" w:rsidR="001E656F" w:rsidRPr="001E656F" w:rsidRDefault="001E656F">
      <w:pPr>
        <w:spacing w:line="360" w:lineRule="auto"/>
        <w:jc w:val="both"/>
        <w:rPr>
          <w:ins w:id="138" w:author="nohemi fabiola serrano aguilar" w:date="2026-10-08T23:53:00Z" w16du:dateUtc="2026-10-08T22:53:00Z"/>
          <w:rFonts w:ascii="Calibri" w:eastAsia="Times New Roman" w:hAnsi="Calibri" w:cs="Calibri"/>
          <w:sz w:val="24"/>
          <w:szCs w:val="24"/>
          <w:rPrChange w:id="139" w:author="nohemi fabiola serrano aguilar" w:date="2026-10-08T23:54:00Z" w16du:dateUtc="2026-10-08T22:54:00Z">
            <w:rPr>
              <w:ins w:id="140" w:author="nohemi fabiola serrano aguilar" w:date="2026-10-08T23:53:00Z" w16du:dateUtc="2026-10-08T22:53:00Z"/>
              <w:rFonts w:ascii="Roboto" w:eastAsia="Times New Roman" w:hAnsi="Roboto"/>
            </w:rPr>
          </w:rPrChange>
        </w:rPr>
        <w:pPrChange w:id="141" w:author="nohemi fabiola serrano aguilar" w:date="2026-10-08T23:54:00Z" w16du:dateUtc="2026-10-08T22:54:00Z">
          <w:pPr>
            <w:jc w:val="both"/>
          </w:pPr>
        </w:pPrChange>
      </w:pPr>
      <w:ins w:id="142" w:author="nohemi fabiola serrano aguilar" w:date="2026-10-08T23:53:00Z" w16du:dateUtc="2026-10-08T22:53:00Z">
        <w:r w:rsidRPr="001E656F">
          <w:rPr>
            <w:rFonts w:ascii="Calibri" w:eastAsia="Times New Roman" w:hAnsi="Calibri" w:cs="Calibri"/>
            <w:sz w:val="24"/>
            <w:szCs w:val="24"/>
            <w:rPrChange w:id="143" w:author="nohemi fabiola serrano aguilar" w:date="2026-10-08T23:54:00Z" w16du:dateUtc="2026-10-08T22:54:00Z">
              <w:rPr>
                <w:rFonts w:ascii="Roboto" w:eastAsia="Times New Roman" w:hAnsi="Roboto"/>
              </w:rPr>
            </w:rPrChange>
          </w:rPr>
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</w:r>
      </w:ins>
    </w:p>
    <w:p w14:paraId="26B14EEF" w14:textId="77777777" w:rsidR="00282C0F" w:rsidRPr="001E656F" w:rsidRDefault="00282C0F">
      <w:pPr>
        <w:rPr>
          <w:ins w:id="144" w:author="nohemi fabiola serrano aguilar" w:date="2026-10-08T23:40:00Z" w16du:dateUtc="2026-10-08T22:40:00Z"/>
          <w:rFonts w:ascii="Calibri" w:hAnsi="Calibri" w:cs="Calibri"/>
        </w:rPr>
      </w:pPr>
    </w:p>
    <w:p w14:paraId="1F4F0DF6" w14:textId="77777777" w:rsidR="00282C0F" w:rsidRDefault="00282C0F">
      <w:pPr>
        <w:rPr>
          <w:ins w:id="145" w:author="nohemi fabiola serrano aguilar" w:date="2026-10-08T23:40:00Z" w16du:dateUtc="2026-10-08T22:40:00Z"/>
        </w:rPr>
      </w:pPr>
    </w:p>
    <w:p w14:paraId="62377F29" w14:textId="77777777" w:rsidR="00282C0F" w:rsidRPr="00D7263A" w:rsidRDefault="00282C0F" w:rsidP="00282C0F">
      <w:pPr>
        <w:rPr>
          <w:ins w:id="146" w:author="nohemi fabiola serrano aguilar" w:date="2026-10-08T23:41:00Z" w16du:dateUtc="2026-10-08T22:41:00Z"/>
          <w:rFonts w:ascii="Calibri" w:eastAsia="Times New Roman" w:hAnsi="Calibri" w:cs="Calibri"/>
          <w:b/>
          <w:bCs/>
          <w:sz w:val="35"/>
          <w:szCs w:val="35"/>
          <w:lang w:val="es-MX"/>
          <w:rPrChange w:id="147" w:author="nohemi fabiola serrano aguilar" w:date="2026-10-23T22:41:00Z" w16du:dateUtc="2026-10-23T21:41:00Z">
            <w:rPr>
              <w:ins w:id="148" w:author="nohemi fabiola serrano aguilar" w:date="2026-10-08T23:41:00Z" w16du:dateUtc="2026-10-08T22:41:00Z"/>
              <w:rFonts w:ascii="Roboto" w:eastAsia="Times New Roman" w:hAnsi="Roboto"/>
              <w:b/>
              <w:bCs/>
              <w:sz w:val="32"/>
              <w:szCs w:val="32"/>
            </w:rPr>
          </w:rPrChange>
        </w:rPr>
      </w:pPr>
      <w:ins w:id="149" w:author="nohemi fabiola serrano aguilar" w:date="2026-10-08T23:40:00Z" w16du:dateUtc="2026-10-08T22:40:00Z">
        <w:r w:rsidRPr="00D7263A">
          <w:rPr>
            <w:rFonts w:ascii="Calibri" w:eastAsia="Times New Roman" w:hAnsi="Calibri" w:cs="Calibri"/>
            <w:b/>
            <w:bCs/>
            <w:sz w:val="35"/>
            <w:szCs w:val="35"/>
            <w:lang w:val="es-MX"/>
            <w:rPrChange w:id="150" w:author="nohemi fabiola serrano aguilar" w:date="2026-10-23T22:41:00Z" w16du:dateUtc="2026-10-23T21:41:00Z">
              <w:rPr>
                <w:rFonts w:ascii="Roboto" w:eastAsia="Times New Roman" w:hAnsi="Roboto"/>
                <w:b/>
                <w:bCs/>
                <w:sz w:val="32"/>
                <w:szCs w:val="32"/>
              </w:rPr>
            </w:rPrChange>
          </w:rPr>
          <w:t>Abstract</w:t>
        </w:r>
      </w:ins>
    </w:p>
    <w:p w14:paraId="01126148" w14:textId="77777777" w:rsidR="00282C0F" w:rsidRPr="00D7263A" w:rsidRDefault="00282C0F" w:rsidP="00282C0F">
      <w:pPr>
        <w:rPr>
          <w:ins w:id="151" w:author="nohemi fabiola serrano aguilar" w:date="2026-10-08T23:40:00Z" w16du:dateUtc="2026-10-08T22:40:00Z"/>
          <w:rFonts w:ascii="Roboto" w:eastAsia="Times New Roman" w:hAnsi="Roboto"/>
          <w:b/>
          <w:bCs/>
          <w:sz w:val="32"/>
          <w:szCs w:val="32"/>
          <w:lang w:val="es-MX"/>
          <w:rPrChange w:id="152" w:author="nohemi fabiola serrano aguilar" w:date="2026-10-23T22:41:00Z" w16du:dateUtc="2026-10-23T21:41:00Z">
            <w:rPr>
              <w:ins w:id="153" w:author="nohemi fabiola serrano aguilar" w:date="2026-10-08T23:40:00Z" w16du:dateUtc="2026-10-08T22:40:00Z"/>
              <w:rFonts w:ascii="Roboto" w:eastAsia="Times New Roman" w:hAnsi="Roboto"/>
              <w:b/>
              <w:bCs/>
              <w:sz w:val="32"/>
              <w:szCs w:val="32"/>
            </w:rPr>
          </w:rPrChange>
        </w:rPr>
      </w:pPr>
    </w:p>
    <w:p w14:paraId="66FE3443" w14:textId="4D7CD451" w:rsidR="001F2F6A" w:rsidRDefault="00713574">
      <w:pPr>
        <w:spacing w:line="276" w:lineRule="auto"/>
        <w:jc w:val="both"/>
        <w:rPr>
          <w:ins w:id="154" w:author="nohemi fabiola serrano aguilar" w:date="2026-10-23T12:15:00Z" w16du:dateUtc="2026-10-23T11:15:00Z"/>
          <w:rFonts w:eastAsia="Times New Roman"/>
          <w:sz w:val="24"/>
          <w:szCs w:val="24"/>
          <w:lang w:val="es-MX"/>
        </w:rPr>
        <w:pPrChange w:id="155" w:author="nohemi fabiola serrano aguilar" w:date="2026-10-24T01:45:00Z" w16du:dateUtc="2026-10-24T00:45:00Z">
          <w:pPr>
            <w:spacing w:line="360" w:lineRule="auto"/>
            <w:jc w:val="both"/>
          </w:pPr>
        </w:pPrChange>
      </w:pPr>
      <w:ins w:id="156" w:author="nohemi fabiola serrano aguilar" w:date="2026-10-23T12:14:00Z" w16du:dateUtc="2026-10-23T11:14:00Z">
        <w:r w:rsidRPr="00713574">
          <w:rPr>
            <w:rFonts w:eastAsia="Times New Roman"/>
            <w:sz w:val="24"/>
            <w:szCs w:val="24"/>
            <w:lang w:val="es-MX"/>
            <w:rPrChange w:id="157" w:author="nohemi fabiola serrano aguilar" w:date="2026-10-23T12:14:00Z" w16du:dateUtc="2026-10-23T11:14:00Z">
              <w:rPr>
                <w:rFonts w:eastAsia="Times New Roman"/>
                <w:sz w:val="24"/>
                <w:szCs w:val="24"/>
              </w:rPr>
            </w:rPrChange>
          </w:rPr>
          <w:t>Este Proyecto propone el d</w:t>
        </w:r>
        <w:r>
          <w:rPr>
            <w:rFonts w:eastAsia="Times New Roman"/>
            <w:sz w:val="24"/>
            <w:szCs w:val="24"/>
            <w:lang w:val="es-MX"/>
          </w:rPr>
          <w:t>esarrollo de un ecosistema predictivo de Inteligencia de Negocios (BI) y Geomarket</w:t>
        </w:r>
      </w:ins>
      <w:ins w:id="158" w:author="nohemi fabiola serrano aguilar" w:date="2026-10-23T12:15:00Z" w16du:dateUtc="2026-10-23T11:15:00Z">
        <w:r>
          <w:rPr>
            <w:rFonts w:eastAsia="Times New Roman"/>
            <w:sz w:val="24"/>
            <w:szCs w:val="24"/>
            <w:lang w:val="es-MX"/>
          </w:rPr>
          <w:t>ing dise;ado para optimizar la cadena de suministros farmaceutica y la asignacion de medicamentos para la salud materna y obstetrica en Mexico.</w:t>
        </w:r>
      </w:ins>
    </w:p>
    <w:p w14:paraId="5E4DEB0F" w14:textId="0C7A857B" w:rsidR="00713574" w:rsidRDefault="00713574">
      <w:pPr>
        <w:spacing w:line="276" w:lineRule="auto"/>
        <w:jc w:val="both"/>
        <w:rPr>
          <w:ins w:id="159" w:author="nohemi fabiola serrano aguilar" w:date="2026-10-23T12:17:00Z" w16du:dateUtc="2026-10-23T11:17:00Z"/>
          <w:rFonts w:eastAsia="Times New Roman"/>
          <w:sz w:val="24"/>
          <w:szCs w:val="24"/>
          <w:lang w:val="es-MX"/>
        </w:rPr>
        <w:pPrChange w:id="160" w:author="nohemi fabiola serrano aguilar" w:date="2026-10-24T01:45:00Z" w16du:dateUtc="2026-10-24T00:45:00Z">
          <w:pPr>
            <w:spacing w:line="360" w:lineRule="auto"/>
            <w:jc w:val="both"/>
          </w:pPr>
        </w:pPrChange>
      </w:pPr>
      <w:ins w:id="161" w:author="nohemi fabiola serrano aguilar" w:date="2026-10-23T12:15:00Z" w16du:dateUtc="2026-10-23T11:15:00Z">
        <w:r>
          <w:rPr>
            <w:rFonts w:eastAsia="Times New Roman"/>
            <w:sz w:val="24"/>
            <w:szCs w:val="24"/>
            <w:lang w:val="es-MX"/>
          </w:rPr>
          <w:t>A partir de un conjunto de microda</w:t>
        </w:r>
      </w:ins>
      <w:ins w:id="162" w:author="nohemi fabiola serrano aguilar" w:date="2026-10-23T12:16:00Z" w16du:dateUtc="2026-10-23T11:16:00Z">
        <w:r>
          <w:rPr>
            <w:rFonts w:eastAsia="Times New Roman"/>
            <w:sz w:val="24"/>
            <w:szCs w:val="24"/>
            <w:lang w:val="es-MX"/>
          </w:rPr>
          <w:t xml:space="preserve">tos administrativos y epidemiologicos obtenidos de La </w:t>
        </w:r>
      </w:ins>
      <w:ins w:id="163" w:author="nohemi fabiola serrano aguilar" w:date="2026-10-23T12:26:00Z" w16du:dateUtc="2026-10-23T11:26:00Z">
        <w:r w:rsidR="004B56A0">
          <w:rPr>
            <w:rFonts w:eastAsia="Times New Roman"/>
            <w:sz w:val="24"/>
            <w:szCs w:val="24"/>
            <w:lang w:val="es-MX"/>
          </w:rPr>
          <w:t>Plataforma</w:t>
        </w:r>
      </w:ins>
      <w:ins w:id="164" w:author="nohemi fabiola serrano aguilar" w:date="2026-10-23T12:16:00Z" w16du:dateUtc="2026-10-23T11:16:00Z">
        <w:r>
          <w:rPr>
            <w:rFonts w:eastAsia="Times New Roman"/>
            <w:sz w:val="24"/>
            <w:szCs w:val="24"/>
            <w:lang w:val="es-MX"/>
          </w:rPr>
          <w:t xml:space="preserve"> Nacional de Datos Abiertos (datos.gob.mx), el estudio aborda </w:t>
        </w:r>
      </w:ins>
      <w:ins w:id="165" w:author="nohemi fabiola serrano aguilar" w:date="2026-10-23T12:17:00Z" w16du:dateUtc="2026-10-23T11:17:00Z">
        <w:r>
          <w:rPr>
            <w:rFonts w:eastAsia="Times New Roman"/>
            <w:sz w:val="24"/>
            <w:szCs w:val="24"/>
            <w:lang w:val="es-MX"/>
          </w:rPr>
          <w:t>los problemas de desabasto intermitente en clinicas regionales y las perdidas financieras por el vencimiento de inventarios.</w:t>
        </w:r>
      </w:ins>
    </w:p>
    <w:p w14:paraId="64E17C0C" w14:textId="2A3CAA61" w:rsidR="00713574" w:rsidRDefault="00713574">
      <w:pPr>
        <w:spacing w:line="276" w:lineRule="auto"/>
        <w:jc w:val="both"/>
        <w:rPr>
          <w:ins w:id="166" w:author="nohemi fabiola serrano aguilar" w:date="2026-10-23T12:21:00Z" w16du:dateUtc="2026-10-23T11:21:00Z"/>
          <w:rFonts w:eastAsia="Times New Roman"/>
          <w:sz w:val="24"/>
          <w:szCs w:val="24"/>
          <w:lang w:val="es-MX"/>
        </w:rPr>
        <w:pPrChange w:id="167" w:author="nohemi fabiola serrano aguilar" w:date="2026-10-24T01:45:00Z" w16du:dateUtc="2026-10-24T00:45:00Z">
          <w:pPr>
            <w:spacing w:line="360" w:lineRule="auto"/>
            <w:jc w:val="both"/>
          </w:pPr>
        </w:pPrChange>
      </w:pPr>
      <w:ins w:id="168" w:author="nohemi fabiola serrano aguilar" w:date="2026-10-23T12:18:00Z" w16du:dateUtc="2026-10-23T11:18:00Z">
        <w:r>
          <w:rPr>
            <w:rFonts w:eastAsia="Times New Roman"/>
            <w:sz w:val="24"/>
            <w:szCs w:val="24"/>
            <w:lang w:val="es-MX"/>
          </w:rPr>
          <w:t xml:space="preserve">Metodologicamente, el proyecto implementa un enfoque hibrido que combina algoritmos de Machine Learning </w:t>
        </w:r>
      </w:ins>
      <w:ins w:id="169" w:author="nohemi fabiola serrano aguilar" w:date="2026-10-23T12:19:00Z" w16du:dateUtc="2026-10-23T11:19:00Z">
        <w:r>
          <w:rPr>
            <w:rFonts w:eastAsia="Times New Roman"/>
            <w:sz w:val="24"/>
            <w:szCs w:val="24"/>
            <w:lang w:val="es-MX"/>
          </w:rPr>
          <w:t xml:space="preserve">(Clustering </w:t>
        </w:r>
      </w:ins>
      <w:ins w:id="170" w:author="nohemi fabiola serrano aguilar" w:date="2026-10-23T12:20:00Z" w16du:dateUtc="2026-10-23T11:20:00Z">
        <w:r>
          <w:rPr>
            <w:rFonts w:eastAsia="Times New Roman"/>
            <w:sz w:val="24"/>
            <w:szCs w:val="24"/>
            <w:lang w:val="es-MX"/>
          </w:rPr>
          <w:t>con</w:t>
        </w:r>
      </w:ins>
      <w:ins w:id="171" w:author="nohemi fabiola serrano aguilar" w:date="2026-10-23T12:19:00Z" w16du:dateUtc="2026-10-23T11:19:00Z">
        <w:r>
          <w:rPr>
            <w:rFonts w:eastAsia="Times New Roman"/>
            <w:sz w:val="24"/>
            <w:szCs w:val="24"/>
            <w:lang w:val="es-MX"/>
          </w:rPr>
          <w:t xml:space="preserve"> K-Means</w:t>
        </w:r>
      </w:ins>
      <w:ins w:id="172" w:author="nohemi fabiola serrano aguilar" w:date="2026-10-23T12:20:00Z" w16du:dateUtc="2026-10-23T11:20:00Z">
        <w:r>
          <w:rPr>
            <w:rFonts w:eastAsia="Times New Roman"/>
            <w:sz w:val="24"/>
            <w:szCs w:val="24"/>
            <w:lang w:val="es-MX"/>
          </w:rPr>
          <w:t xml:space="preserve">) </w:t>
        </w:r>
      </w:ins>
      <w:ins w:id="173" w:author="nohemi fabiola serrano aguilar" w:date="2026-10-23T12:18:00Z" w16du:dateUtc="2026-10-23T11:18:00Z">
        <w:r>
          <w:rPr>
            <w:rFonts w:eastAsia="Times New Roman"/>
            <w:sz w:val="24"/>
            <w:szCs w:val="24"/>
            <w:lang w:val="es-MX"/>
          </w:rPr>
          <w:t xml:space="preserve">para segmentar geograficamente mas de </w:t>
        </w:r>
      </w:ins>
      <w:ins w:id="174" w:author="nohemi fabiola serrano aguilar" w:date="2026-10-23T12:19:00Z" w16du:dateUtc="2026-10-23T11:19:00Z">
        <w:r>
          <w:rPr>
            <w:rFonts w:eastAsia="Times New Roman"/>
            <w:sz w:val="24"/>
            <w:szCs w:val="24"/>
            <w:lang w:val="es-MX"/>
          </w:rPr>
          <w:t xml:space="preserve">2400 municipios de riesgo logistocas, junto con </w:t>
        </w:r>
      </w:ins>
      <w:ins w:id="175" w:author="nohemi fabiola serrano aguilar" w:date="2026-10-24T00:15:00Z" w16du:dateUtc="2026-10-23T23:15:00Z">
        <w:r w:rsidR="002B4058">
          <w:rPr>
            <w:rFonts w:eastAsia="Times New Roman"/>
            <w:sz w:val="24"/>
            <w:szCs w:val="24"/>
            <w:lang w:val="es-MX"/>
          </w:rPr>
          <w:t xml:space="preserve">modelos de Pronosticos de </w:t>
        </w:r>
      </w:ins>
      <w:ins w:id="176" w:author="nohemi fabiola serrano aguilar" w:date="2026-10-23T12:19:00Z" w16du:dateUtc="2026-10-23T11:19:00Z">
        <w:r>
          <w:rPr>
            <w:rFonts w:eastAsia="Times New Roman"/>
            <w:sz w:val="24"/>
            <w:szCs w:val="24"/>
            <w:lang w:val="es-MX"/>
          </w:rPr>
          <w:t>Series Tempora</w:t>
        </w:r>
      </w:ins>
      <w:ins w:id="177" w:author="nohemi fabiola serrano aguilar" w:date="2026-10-23T12:20:00Z" w16du:dateUtc="2026-10-23T11:20:00Z">
        <w:r>
          <w:rPr>
            <w:rFonts w:eastAsia="Times New Roman"/>
            <w:sz w:val="24"/>
            <w:szCs w:val="24"/>
            <w:lang w:val="es-MX"/>
          </w:rPr>
          <w:t>les (Forecasting) para predecir los volumenes d</w:t>
        </w:r>
      </w:ins>
      <w:ins w:id="178" w:author="nohemi fabiola serrano aguilar" w:date="2026-10-23T12:21:00Z" w16du:dateUtc="2026-10-23T11:21:00Z">
        <w:r>
          <w:rPr>
            <w:rFonts w:eastAsia="Times New Roman"/>
            <w:sz w:val="24"/>
            <w:szCs w:val="24"/>
            <w:lang w:val="es-MX"/>
          </w:rPr>
          <w:t>e demanda estacional por trimestre.</w:t>
        </w:r>
      </w:ins>
    </w:p>
    <w:p w14:paraId="3B869E4B" w14:textId="77777777" w:rsidR="00713574" w:rsidRDefault="00713574" w:rsidP="00AE1EE5">
      <w:pPr>
        <w:spacing w:line="276" w:lineRule="auto"/>
        <w:jc w:val="both"/>
        <w:rPr>
          <w:ins w:id="179" w:author="nohemi fabiola serrano aguilar" w:date="2026-10-24T01:45:00Z" w16du:dateUtc="2026-10-24T00:45:00Z"/>
          <w:rFonts w:eastAsia="Times New Roman"/>
          <w:sz w:val="24"/>
          <w:szCs w:val="24"/>
          <w:lang w:val="es-MX"/>
        </w:rPr>
      </w:pPr>
      <w:ins w:id="180" w:author="nohemi fabiola serrano aguilar" w:date="2026-10-23T12:21:00Z" w16du:dateUtc="2026-10-23T11:21:00Z">
        <w:r>
          <w:rPr>
            <w:rFonts w:eastAsia="Times New Roman"/>
            <w:sz w:val="24"/>
            <w:szCs w:val="24"/>
            <w:lang w:val="es-MX"/>
          </w:rPr>
          <w:t>Finalmente, las predicciones y alertas automatizadas se despliegan en una interfaz ejecutica interactiva en Power BI, tranformando</w:t>
        </w:r>
      </w:ins>
      <w:ins w:id="181" w:author="nohemi fabiola serrano aguilar" w:date="2026-10-23T12:22:00Z" w16du:dateUtc="2026-10-23T11:22:00Z">
        <w:r>
          <w:rPr>
            <w:rFonts w:eastAsia="Times New Roman"/>
            <w:sz w:val="24"/>
            <w:szCs w:val="24"/>
            <w:lang w:val="es-MX"/>
          </w:rPr>
          <w:t xml:space="preserve"> la gestion de inventarios inercial, guiada ahora por una demanda real, capaz de mitigar riesgos comerciales y prevenir defunciones.</w:t>
        </w:r>
      </w:ins>
    </w:p>
    <w:p w14:paraId="492C22C0" w14:textId="77777777" w:rsidR="00AE1EE5" w:rsidRDefault="00AE1EE5" w:rsidP="00AE1EE5">
      <w:pPr>
        <w:spacing w:line="276" w:lineRule="auto"/>
        <w:jc w:val="both"/>
        <w:rPr>
          <w:ins w:id="182" w:author="nohemi fabiola serrano aguilar" w:date="2026-10-24T01:45:00Z" w16du:dateUtc="2026-10-24T00:45:00Z"/>
          <w:rFonts w:eastAsia="Times New Roman"/>
          <w:sz w:val="24"/>
          <w:szCs w:val="24"/>
          <w:lang w:val="es-MX"/>
        </w:rPr>
      </w:pPr>
    </w:p>
    <w:p w14:paraId="30B0EE45" w14:textId="77777777" w:rsidR="00AE1EE5" w:rsidRDefault="00AE1EE5" w:rsidP="00AE1EE5">
      <w:pPr>
        <w:spacing w:line="276" w:lineRule="auto"/>
        <w:jc w:val="both"/>
        <w:rPr>
          <w:ins w:id="183" w:author="nohemi fabiola serrano aguilar" w:date="2026-10-24T01:45:00Z" w16du:dateUtc="2026-10-24T00:45:00Z"/>
          <w:rFonts w:eastAsia="Times New Roman"/>
          <w:sz w:val="24"/>
          <w:szCs w:val="24"/>
          <w:lang w:val="es-MX"/>
        </w:rPr>
      </w:pPr>
    </w:p>
    <w:p w14:paraId="2F83EB44" w14:textId="77777777" w:rsidR="00AE1EE5" w:rsidRDefault="00AE1EE5">
      <w:pPr>
        <w:spacing w:line="276" w:lineRule="auto"/>
        <w:jc w:val="both"/>
        <w:rPr>
          <w:ins w:id="184" w:author="nohemi fabiola serrano aguilar" w:date="2026-10-23T12:23:00Z" w16du:dateUtc="2026-10-23T11:23:00Z"/>
          <w:rFonts w:eastAsia="Times New Roman"/>
          <w:sz w:val="24"/>
          <w:szCs w:val="24"/>
          <w:lang w:val="es-MX"/>
        </w:rPr>
        <w:pPrChange w:id="185" w:author="nohemi fabiola serrano aguilar" w:date="2026-10-24T01:45:00Z" w16du:dateUtc="2026-10-24T00:45:00Z">
          <w:pPr>
            <w:spacing w:line="360" w:lineRule="auto"/>
            <w:jc w:val="both"/>
          </w:pPr>
        </w:pPrChange>
      </w:pPr>
    </w:p>
    <w:p w14:paraId="4C13B206" w14:textId="355FE951" w:rsidR="005C54EC" w:rsidRDefault="00011E01">
      <w:pPr>
        <w:spacing w:line="360" w:lineRule="auto"/>
        <w:jc w:val="both"/>
        <w:rPr>
          <w:ins w:id="186" w:author="nohemi fabiola serrano aguilar" w:date="2026-10-17T12:45:00Z" w16du:dateUtc="2026-10-17T11:45:00Z"/>
          <w:rFonts w:ascii="Calibri" w:eastAsia="Play" w:hAnsi="Calibri" w:cs="Calibri"/>
          <w:b/>
          <w:bCs/>
          <w:color w:val="0F4761"/>
          <w:sz w:val="35"/>
          <w:szCs w:val="35"/>
        </w:rPr>
        <w:pPrChange w:id="187" w:author="nohemi fabiola serrano aguilar" w:date="2026-10-23T12:23:00Z" w16du:dateUtc="2026-10-23T11:23:00Z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after="0" w:line="240" w:lineRule="auto"/>
          </w:pPr>
        </w:pPrChange>
      </w:pPr>
      <w:ins w:id="188" w:author="nohemi fabiola serrano aguilar" w:date="2026-10-08T23:56:00Z" w16du:dateUtc="2026-10-08T22:56:00Z">
        <w:r w:rsidRPr="00BE244F">
          <w:rPr>
            <w:rFonts w:ascii="Calibri" w:eastAsia="Play" w:hAnsi="Calibri" w:cs="Calibri"/>
            <w:b/>
            <w:bCs/>
            <w:color w:val="0F4761"/>
            <w:sz w:val="35"/>
            <w:szCs w:val="35"/>
            <w:rPrChange w:id="189" w:author="nohemi fabiola serrano aguilar" w:date="2026-10-09T20:56:00Z" w16du:dateUtc="2026-10-09T19:56:00Z">
              <w:rPr>
                <w:rFonts w:ascii="Play" w:eastAsia="Play" w:hAnsi="Play" w:cs="Play"/>
                <w:color w:val="0F4761"/>
                <w:sz w:val="32"/>
                <w:szCs w:val="32"/>
              </w:rPr>
            </w:rPrChange>
          </w:rPr>
          <w:lastRenderedPageBreak/>
          <w:t>Contents</w:t>
        </w:r>
      </w:ins>
    </w:p>
    <w:p w14:paraId="13F4FE5A" w14:textId="77777777" w:rsidR="001F2F6A" w:rsidRDefault="001F2F6A" w:rsidP="00BE36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ins w:id="190" w:author="nohemi fabiola serrano aguilar" w:date="2026-10-09T21:24:00Z" w16du:dateUtc="2026-10-09T20:24:00Z"/>
          <w:rFonts w:ascii="Calibri" w:eastAsia="Play" w:hAnsi="Calibri" w:cs="Calibri"/>
          <w:b/>
          <w:bCs/>
          <w:color w:val="0F4761"/>
          <w:sz w:val="35"/>
          <w:szCs w:val="35"/>
        </w:rPr>
      </w:pPr>
    </w:p>
    <w:customXmlInsRangeStart w:id="191" w:author="nohemi fabiola serrano aguilar" w:date="2026-10-09T21:29:00Z"/>
    <w:sdt>
      <w:sdtPr>
        <w:id w:val="-1939593324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customXmlInsRangeEnd w:id="191"/>
        <w:p w14:paraId="5558C8E9" w14:textId="6A04E150" w:rsidR="009358D2" w:rsidRDefault="009358D2" w:rsidP="009358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192" w:author="nohemi fabiola serrano aguilar" w:date="2026-10-09T21:29:00Z" w16du:dateUtc="2026-10-09T20:29:00Z"/>
              <w:rFonts w:ascii="Aptos" w:eastAsia="Aptos" w:hAnsi="Aptos" w:cs="Aptos"/>
              <w:color w:val="000000"/>
              <w:sz w:val="24"/>
              <w:szCs w:val="24"/>
              <w:rPrChange w:id="193" w:author="nohemi fabiola serrano aguilar" w:date="2026-10-09T20:56:00Z" w16du:dateUtc="2026-10-09T19:56:00Z">
                <w:rPr>
                  <w:ins w:id="194" w:author="nohemi fabiola serrano aguilar" w:date="2026-10-09T21:29:00Z" w16du:dateUtc="2026-10-09T20:29:00Z"/>
                </w:rPr>
              </w:rPrChange>
            </w:rPr>
          </w:pPr>
          <w:ins w:id="195" w:author="nohemi fabiola serrano aguilar" w:date="2026-10-09T21:29:00Z" w16du:dateUtc="2026-10-09T20:29:00Z">
            <w:r w:rsidRPr="007D648E">
              <w:fldChar w:fldCharType="begin"/>
            </w:r>
            <w:r>
              <w:instrText xml:space="preserve"> TOC \h \u \z \t "Heading 1,1,Heading 2,2,Heading 3,3,"</w:instrText>
            </w:r>
            <w:r w:rsidRPr="007D648E">
              <w:fldChar w:fldCharType="separate"/>
            </w:r>
            <w:r>
              <w:fldChar w:fldCharType="begin"/>
            </w:r>
            <w:r>
              <w:instrText>HYPERLINK \l "_heading=h.gjdgxs" \h</w:instrText>
            </w:r>
            <w:r>
              <w:fldChar w:fldCharType="separate"/>
            </w:r>
          </w:ins>
          <w:ins w:id="196" w:author="nohemi fabiola serrano aguilar" w:date="2026-10-09T21:32:00Z" w16du:dateUtc="2026-10-09T20:32:00Z">
            <w:r w:rsidR="006F0916">
              <w:t>Academic Misconduct Declaration</w:t>
            </w:r>
          </w:ins>
          <w:ins w:id="197" w:author="nohemi fabiola serrano aguilar" w:date="2026-10-09T21:29:00Z" w16du:dateUtc="2026-10-09T20:29:00Z">
            <w:r>
              <w:rPr>
                <w:color w:val="000000"/>
              </w:rPr>
              <w:tab/>
            </w:r>
            <w:r>
              <w:fldChar w:fldCharType="end"/>
            </w:r>
          </w:ins>
          <w:ins w:id="198" w:author="nohemi fabiola serrano aguilar" w:date="2026-10-17T23:21:00Z" w16du:dateUtc="2026-10-17T22:21:00Z">
            <w:r w:rsidR="00C916D1">
              <w:t>3</w:t>
            </w:r>
          </w:ins>
        </w:p>
        <w:p w14:paraId="4A207D91" w14:textId="58A90036" w:rsidR="009358D2" w:rsidRDefault="009358D2" w:rsidP="009358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199" w:author="nohemi fabiola serrano aguilar" w:date="2026-10-09T21:29:00Z" w16du:dateUtc="2026-10-09T20:29:00Z"/>
              <w:rFonts w:ascii="Aptos" w:eastAsia="Aptos" w:hAnsi="Aptos" w:cs="Aptos"/>
              <w:color w:val="000000"/>
              <w:sz w:val="24"/>
              <w:szCs w:val="24"/>
            </w:rPr>
          </w:pPr>
          <w:ins w:id="200" w:author="nohemi fabiola serrano aguilar" w:date="2026-10-09T21:29:00Z" w16du:dateUtc="2026-10-09T20:29:00Z">
            <w:r>
              <w:fldChar w:fldCharType="begin"/>
            </w:r>
            <w:r>
              <w:instrText>HYPERLINK \l "_heading=h.30j0zll" \h</w:instrText>
            </w:r>
            <w:r>
              <w:fldChar w:fldCharType="separate"/>
            </w:r>
          </w:ins>
          <w:ins w:id="201" w:author="nohemi fabiola serrano aguilar" w:date="2026-10-09T21:42:00Z" w16du:dateUtc="2026-10-09T20:42:00Z">
            <w:r w:rsidR="00C87557">
              <w:rPr>
                <w:color w:val="000000"/>
              </w:rPr>
              <w:t>Abstract</w:t>
            </w:r>
          </w:ins>
          <w:ins w:id="202" w:author="nohemi fabiola serrano aguilar" w:date="2026-10-09T21:29:00Z" w16du:dateUtc="2026-10-09T20:29:00Z">
            <w:r>
              <w:rPr>
                <w:color w:val="000000"/>
              </w:rPr>
              <w:tab/>
            </w:r>
            <w:r>
              <w:fldChar w:fldCharType="end"/>
            </w:r>
          </w:ins>
          <w:ins w:id="203" w:author="nohemi fabiola serrano aguilar" w:date="2026-10-17T23:21:00Z" w16du:dateUtc="2026-10-17T22:21:00Z">
            <w:r w:rsidR="00C916D1">
              <w:t>3</w:t>
            </w:r>
          </w:ins>
        </w:p>
        <w:p w14:paraId="5B7E053B" w14:textId="1788F41F" w:rsidR="009358D2" w:rsidRPr="002E5E7C" w:rsidRDefault="009358D2" w:rsidP="002E5E7C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04" w:author="nohemi fabiola serrano aguilar" w:date="2026-10-09T21:43:00Z" w16du:dateUtc="2026-10-09T20:43:00Z"/>
              <w:rFonts w:ascii="Aptos" w:eastAsia="Aptos" w:hAnsi="Aptos" w:cs="Aptos"/>
              <w:color w:val="000000"/>
              <w:sz w:val="24"/>
              <w:szCs w:val="24"/>
              <w:rPrChange w:id="205" w:author="nohemi fabiola serrano aguilar" w:date="2026-10-09T21:43:00Z" w16du:dateUtc="2026-10-09T20:43:00Z">
                <w:rPr>
                  <w:ins w:id="206" w:author="nohemi fabiola serrano aguilar" w:date="2026-10-09T21:43:00Z" w16du:dateUtc="2026-10-09T20:43:00Z"/>
                </w:rPr>
              </w:rPrChange>
            </w:rPr>
          </w:pPr>
          <w:ins w:id="207" w:author="nohemi fabiola serrano aguilar" w:date="2026-10-09T21:29:00Z" w16du:dateUtc="2026-10-09T20:29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</w:ins>
          <w:ins w:id="208" w:author="nohemi fabiola serrano aguilar" w:date="2026-10-09T21:42:00Z" w16du:dateUtc="2026-10-09T20:42:00Z">
            <w:r w:rsidR="002E5E7C">
              <w:t>Projec</w:t>
            </w:r>
          </w:ins>
          <w:ins w:id="209" w:author="nohemi fabiola serrano aguilar" w:date="2026-10-09T21:43:00Z" w16du:dateUtc="2026-10-09T20:43:00Z">
            <w:r w:rsidR="002E5E7C">
              <w:t>t</w:t>
            </w:r>
          </w:ins>
          <w:ins w:id="210" w:author="nohemi fabiola serrano aguilar" w:date="2026-10-09T21:29:00Z" w16du:dateUtc="2026-10-09T20:29:00Z">
            <w:r w:rsidRPr="002E5E7C">
              <w:rPr>
                <w:color w:val="000000"/>
              </w:rPr>
              <w:tab/>
            </w:r>
            <w:r>
              <w:fldChar w:fldCharType="end"/>
            </w:r>
          </w:ins>
          <w:ins w:id="211" w:author="nohemi fabiola serrano aguilar" w:date="2026-10-17T23:21:00Z" w16du:dateUtc="2026-10-17T22:21:00Z">
            <w:r w:rsidR="00C916D1">
              <w:t>5</w:t>
            </w:r>
          </w:ins>
        </w:p>
        <w:p w14:paraId="1280921A" w14:textId="4514634F" w:rsidR="009140EB" w:rsidRPr="00EA76C9" w:rsidRDefault="009140EB" w:rsidP="009140EB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12" w:author="nohemi fabiola serrano aguilar" w:date="2026-10-09T21:43:00Z" w16du:dateUtc="2026-10-09T20:43:00Z"/>
              <w:rFonts w:ascii="Aptos" w:eastAsia="Aptos" w:hAnsi="Aptos" w:cs="Aptos"/>
              <w:color w:val="000000"/>
              <w:sz w:val="24"/>
              <w:szCs w:val="24"/>
            </w:rPr>
          </w:pPr>
          <w:ins w:id="213" w:author="nohemi fabiola serrano aguilar" w:date="2026-10-09T21:43:00Z" w16du:dateUtc="2026-10-09T20:43:00Z">
            <w:r>
              <w:t>Introduction</w:t>
            </w:r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 w:rsidRPr="002E5E7C">
              <w:rPr>
                <w:color w:val="000000"/>
              </w:rPr>
              <w:tab/>
            </w:r>
            <w:r>
              <w:fldChar w:fldCharType="end"/>
            </w:r>
          </w:ins>
          <w:ins w:id="214" w:author="nohemi fabiola serrano aguilar" w:date="2026-10-17T23:21:00Z" w16du:dateUtc="2026-10-17T22:21:00Z">
            <w:r w:rsidR="00C916D1">
              <w:t>5</w:t>
            </w:r>
          </w:ins>
        </w:p>
        <w:p w14:paraId="5FE0AA66" w14:textId="4C25F297" w:rsidR="009140EB" w:rsidRPr="00EA76C9" w:rsidRDefault="009140EB" w:rsidP="009140EB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15" w:author="nohemi fabiola serrano aguilar" w:date="2026-10-09T21:43:00Z" w16du:dateUtc="2026-10-09T20:43:00Z"/>
              <w:rFonts w:ascii="Aptos" w:eastAsia="Aptos" w:hAnsi="Aptos" w:cs="Aptos"/>
              <w:color w:val="000000"/>
              <w:sz w:val="24"/>
              <w:szCs w:val="24"/>
            </w:rPr>
          </w:pPr>
          <w:ins w:id="216" w:author="nohemi fabiola serrano aguilar" w:date="2026-10-09T21:43:00Z" w16du:dateUtc="2026-10-09T20:43:00Z">
            <w:r w:rsidRPr="009140EB">
              <w:rPr>
                <w:rFonts w:ascii="Aptos" w:eastAsia="Aptos" w:hAnsi="Aptos" w:cs="Aptos"/>
                <w:color w:val="000000"/>
                <w:rPrChange w:id="217" w:author="nohemi fabiola serrano aguilar" w:date="2026-10-09T21:44:00Z" w16du:dateUtc="2026-10-09T20:44:00Z">
                  <w:rPr>
                    <w:rFonts w:ascii="Aptos" w:eastAsia="Aptos" w:hAnsi="Aptos" w:cs="Aptos"/>
                    <w:color w:val="000000"/>
                    <w:sz w:val="24"/>
                    <w:szCs w:val="24"/>
                  </w:rPr>
                </w:rPrChange>
              </w:rPr>
              <w:t>Problem Definition</w:t>
            </w:r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 w:rsidRPr="002E5E7C">
              <w:rPr>
                <w:color w:val="000000"/>
              </w:rPr>
              <w:tab/>
            </w:r>
            <w:r>
              <w:fldChar w:fldCharType="end"/>
            </w:r>
          </w:ins>
          <w:ins w:id="218" w:author="nohemi fabiola serrano aguilar" w:date="2026-10-17T23:21:00Z" w16du:dateUtc="2026-10-17T22:21:00Z">
            <w:r w:rsidR="00C916D1">
              <w:t>6</w:t>
            </w:r>
          </w:ins>
        </w:p>
        <w:p w14:paraId="2A3E4E7F" w14:textId="47EDBC80" w:rsidR="009140EB" w:rsidRPr="00B763B6" w:rsidRDefault="009140EB" w:rsidP="009140EB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eastAsia="Aptos" w:hAnsi="Aptos" w:cs="Aptos"/>
              <w:color w:val="000000"/>
              <w:sz w:val="24"/>
              <w:szCs w:val="24"/>
            </w:rPr>
          </w:pPr>
          <w:ins w:id="219" w:author="nohemi fabiola serrano aguilar" w:date="2026-10-09T21:44:00Z" w16du:dateUtc="2026-10-09T20:44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>
              <w:t>Aim and Ojectives</w:t>
            </w:r>
            <w:r w:rsidRPr="002E5E7C">
              <w:rPr>
                <w:color w:val="000000"/>
              </w:rPr>
              <w:tab/>
            </w:r>
            <w:r>
              <w:fldChar w:fldCharType="end"/>
            </w:r>
          </w:ins>
          <w:ins w:id="220" w:author="nohemi fabiola serrano aguilar" w:date="2026-10-17T23:22:00Z" w16du:dateUtc="2026-10-17T22:22:00Z">
            <w:r w:rsidR="001C059E">
              <w:t>7</w:t>
            </w:r>
          </w:ins>
        </w:p>
        <w:p w14:paraId="1B5E4BA0" w14:textId="6A02EF03" w:rsidR="00B763B6" w:rsidRPr="00EA76C9" w:rsidRDefault="00B763B6" w:rsidP="00B763B6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  <w:rPr>
              <w:ins w:id="221" w:author="nohemi fabiola serrano aguilar" w:date="2026-10-09T21:44:00Z" w16du:dateUtc="2026-10-09T20:44:00Z"/>
              <w:rFonts w:ascii="Aptos" w:eastAsia="Aptos" w:hAnsi="Aptos" w:cs="Aptos"/>
              <w:color w:val="000000"/>
              <w:sz w:val="24"/>
              <w:szCs w:val="24"/>
            </w:rPr>
          </w:pPr>
          <w:ins w:id="222" w:author="nohemi fabiola serrano aguilar" w:date="2026-10-09T21:48:00Z" w16du:dateUtc="2026-10-09T20:48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</w:ins>
          <w:r>
            <w:rPr>
              <w:color w:val="000000"/>
            </w:rPr>
            <w:t>4</w:t>
          </w:r>
          <w:ins w:id="223" w:author="nohemi fabiola serrano aguilar" w:date="2026-10-09T21:48:00Z" w16du:dateUtc="2026-10-09T20:48:00Z">
            <w:r w:rsidRPr="006B567B">
              <w:rPr>
                <w:color w:val="000000"/>
              </w:rPr>
              <w:t>.1</w:t>
            </w:r>
            <w:r>
              <w:rPr>
                <w:color w:val="000000"/>
              </w:rPr>
              <w:t xml:space="preserve">. </w:t>
            </w:r>
          </w:ins>
          <w:ins w:id="224" w:author="nohemi fabiola serrano aguilar" w:date="2026-10-17T23:55:00Z" w16du:dateUtc="2026-10-17T22:55:00Z">
            <w:r w:rsidR="0076059C">
              <w:rPr>
                <w:color w:val="000000"/>
              </w:rPr>
              <w:t>Business Hypot</w:t>
            </w:r>
            <w:r w:rsidR="00965129">
              <w:rPr>
                <w:color w:val="000000"/>
              </w:rPr>
              <w:t>h</w:t>
            </w:r>
            <w:r w:rsidR="0076059C">
              <w:rPr>
                <w:color w:val="000000"/>
              </w:rPr>
              <w:t>esis</w:t>
            </w:r>
          </w:ins>
          <w:ins w:id="225" w:author="nohemi fabiola serrano aguilar" w:date="2026-10-09T21:48:00Z" w16du:dateUtc="2026-10-09T20:48:00Z">
            <w:r w:rsidRPr="006B567B">
              <w:rPr>
                <w:color w:val="000000"/>
              </w:rPr>
              <w:tab/>
            </w:r>
            <w:r>
              <w:fldChar w:fldCharType="end"/>
            </w:r>
          </w:ins>
          <w:ins w:id="226" w:author="nohemi fabiola serrano aguilar" w:date="2026-10-17T23:22:00Z" w16du:dateUtc="2026-10-17T22:22:00Z">
            <w:r w:rsidR="001C059E">
              <w:t>8</w:t>
            </w:r>
          </w:ins>
        </w:p>
        <w:p w14:paraId="7AF8342B" w14:textId="12C5C6F2" w:rsidR="003C0B70" w:rsidRPr="003C0B70" w:rsidRDefault="009140EB" w:rsidP="003C0B70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27" w:author="nohemi fabiola serrano aguilar" w:date="2026-10-09T21:48:00Z" w16du:dateUtc="2026-10-09T20:48:00Z"/>
              <w:rFonts w:ascii="Aptos" w:eastAsia="Aptos" w:hAnsi="Aptos" w:cs="Aptos"/>
              <w:color w:val="000000"/>
              <w:sz w:val="24"/>
              <w:szCs w:val="24"/>
              <w:rPrChange w:id="228" w:author="nohemi fabiola serrano aguilar" w:date="2026-10-09T21:48:00Z" w16du:dateUtc="2026-10-09T20:48:00Z">
                <w:rPr>
                  <w:ins w:id="229" w:author="nohemi fabiola serrano aguilar" w:date="2026-10-09T21:48:00Z" w16du:dateUtc="2026-10-09T20:48:00Z"/>
                </w:rPr>
              </w:rPrChange>
            </w:rPr>
          </w:pPr>
          <w:ins w:id="230" w:author="nohemi fabiola serrano aguilar" w:date="2026-10-09T21:44:00Z" w16du:dateUtc="2026-10-09T20:44:00Z">
            <w:r w:rsidRPr="009140EB">
              <w:rPr>
                <w:rFonts w:ascii="Aptos" w:eastAsia="Aptos" w:hAnsi="Aptos" w:cs="Aptos"/>
                <w:color w:val="000000"/>
                <w:rPrChange w:id="231" w:author="nohemi fabiola serrano aguilar" w:date="2026-10-09T21:44:00Z" w16du:dateUtc="2026-10-09T20:44:00Z">
                  <w:rPr>
                    <w:rFonts w:ascii="Aptos" w:eastAsia="Aptos" w:hAnsi="Aptos" w:cs="Aptos"/>
                    <w:color w:val="000000"/>
                    <w:sz w:val="24"/>
                    <w:szCs w:val="24"/>
                  </w:rPr>
                </w:rPrChange>
              </w:rPr>
              <w:t>Scope</w:t>
            </w:r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 w:rsidRPr="002E5E7C">
              <w:rPr>
                <w:color w:val="000000"/>
              </w:rPr>
              <w:tab/>
            </w:r>
            <w:r>
              <w:fldChar w:fldCharType="end"/>
            </w:r>
          </w:ins>
          <w:ins w:id="232" w:author="nohemi fabiola serrano aguilar" w:date="2026-10-17T23:22:00Z" w16du:dateUtc="2026-10-17T22:22:00Z">
            <w:r w:rsidR="001C059E">
              <w:t>9</w:t>
            </w:r>
          </w:ins>
        </w:p>
        <w:p w14:paraId="55A6BF74" w14:textId="295ECD60" w:rsidR="000D0307" w:rsidRPr="00EA76C9" w:rsidRDefault="000D0307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  <w:rPr>
              <w:ins w:id="233" w:author="nohemi fabiola serrano aguilar" w:date="2026-10-09T21:48:00Z" w16du:dateUtc="2026-10-09T20:48:00Z"/>
              <w:rFonts w:ascii="Aptos" w:eastAsia="Aptos" w:hAnsi="Aptos" w:cs="Aptos"/>
              <w:color w:val="000000"/>
            </w:rPr>
            <w:pPrChange w:id="234" w:author="nohemi fabiola serrano aguilar" w:date="2026-10-09T21:48:00Z" w16du:dateUtc="2026-10-09T20:48:00Z">
              <w:pPr>
                <w:pStyle w:val="ListParagraph"/>
                <w:numPr>
                  <w:numId w:val="13"/>
                </w:num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leader="dot" w:pos="9016"/>
                </w:tabs>
                <w:spacing w:after="100"/>
                <w:ind w:left="580" w:hanging="360"/>
              </w:pPr>
            </w:pPrChange>
          </w:pPr>
          <w:ins w:id="235" w:author="nohemi fabiola serrano aguilar" w:date="2026-10-09T21:48:00Z" w16du:dateUtc="2026-10-09T20:48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  <w:r>
              <w:rPr>
                <w:color w:val="000000"/>
              </w:rPr>
              <w:t>5</w:t>
            </w:r>
            <w:r w:rsidRPr="006B567B">
              <w:rPr>
                <w:color w:val="000000"/>
              </w:rPr>
              <w:t>.1</w:t>
            </w:r>
            <w:r>
              <w:rPr>
                <w:color w:val="000000"/>
              </w:rPr>
              <w:t xml:space="preserve">. Inclusions </w:t>
            </w:r>
            <w:r w:rsidRPr="006B567B">
              <w:rPr>
                <w:color w:val="000000"/>
              </w:rPr>
              <w:t>.</w:t>
            </w:r>
            <w:r w:rsidRPr="006B567B">
              <w:rPr>
                <w:color w:val="000000"/>
              </w:rPr>
              <w:tab/>
            </w:r>
            <w:r>
              <w:fldChar w:fldCharType="end"/>
            </w:r>
          </w:ins>
          <w:ins w:id="236" w:author="nohemi fabiola serrano aguilar" w:date="2026-10-17T23:23:00Z" w16du:dateUtc="2026-10-17T22:23:00Z">
            <w:r w:rsidR="001C059E">
              <w:t>9</w:t>
            </w:r>
          </w:ins>
        </w:p>
        <w:p w14:paraId="00023D6D" w14:textId="041165F4" w:rsidR="000D0307" w:rsidRPr="00EA76C9" w:rsidRDefault="000D0307" w:rsidP="000D0307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  <w:rPr>
              <w:ins w:id="237" w:author="nohemi fabiola serrano aguilar" w:date="2026-10-09T21:48:00Z" w16du:dateUtc="2026-10-09T20:48:00Z"/>
              <w:rFonts w:ascii="Aptos" w:eastAsia="Aptos" w:hAnsi="Aptos" w:cs="Aptos"/>
              <w:color w:val="000000"/>
            </w:rPr>
          </w:pPr>
          <w:ins w:id="238" w:author="nohemi fabiola serrano aguilar" w:date="2026-10-09T21:48:00Z" w16du:dateUtc="2026-10-09T20:48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  <w:r>
              <w:rPr>
                <w:color w:val="000000"/>
              </w:rPr>
              <w:t>5</w:t>
            </w:r>
            <w:r w:rsidRPr="006B567B">
              <w:rPr>
                <w:color w:val="000000"/>
              </w:rPr>
              <w:t>.</w:t>
            </w:r>
            <w:r>
              <w:rPr>
                <w:color w:val="000000"/>
              </w:rPr>
              <w:t>2. Exclusions</w:t>
            </w:r>
            <w:r w:rsidRPr="006B567B">
              <w:rPr>
                <w:color w:val="000000"/>
              </w:rPr>
              <w:t>.</w:t>
            </w:r>
            <w:r w:rsidRPr="006B567B">
              <w:rPr>
                <w:color w:val="000000"/>
              </w:rPr>
              <w:tab/>
            </w:r>
            <w:r>
              <w:fldChar w:fldCharType="end"/>
            </w:r>
          </w:ins>
          <w:ins w:id="239" w:author="nohemi fabiola serrano aguilar" w:date="2026-10-17T23:23:00Z" w16du:dateUtc="2026-10-17T22:23:00Z">
            <w:r w:rsidR="001C059E">
              <w:t>9</w:t>
            </w:r>
          </w:ins>
        </w:p>
        <w:p w14:paraId="31DA0EED" w14:textId="641CCD92" w:rsidR="000D0307" w:rsidRPr="007246E9" w:rsidRDefault="000D0307" w:rsidP="000D0307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40" w:author="nohemi fabiola serrano aguilar" w:date="2026-10-09T22:27:00Z" w16du:dateUtc="2026-10-09T21:27:00Z"/>
              <w:rFonts w:ascii="Aptos" w:eastAsia="Aptos" w:hAnsi="Aptos" w:cs="Aptos"/>
              <w:color w:val="000000"/>
              <w:sz w:val="24"/>
              <w:szCs w:val="24"/>
              <w:rPrChange w:id="241" w:author="nohemi fabiola serrano aguilar" w:date="2026-10-09T22:27:00Z" w16du:dateUtc="2026-10-09T21:27:00Z">
                <w:rPr>
                  <w:ins w:id="242" w:author="nohemi fabiola serrano aguilar" w:date="2026-10-09T22:27:00Z" w16du:dateUtc="2026-10-09T21:27:00Z"/>
                </w:rPr>
              </w:rPrChange>
            </w:rPr>
          </w:pPr>
          <w:ins w:id="243" w:author="nohemi fabiola serrano aguilar" w:date="2026-10-09T21:49:00Z" w16du:dateUtc="2026-10-09T20:49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>
              <w:t>Methodology</w:t>
            </w:r>
            <w:r w:rsidRPr="002E5E7C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44" w:author="nohemi fabiola serrano aguilar" w:date="2026-10-17T23:23:00Z" w16du:dateUtc="2026-10-17T22:23:00Z">
            <w:r w:rsidR="001C059E">
              <w:t>0</w:t>
            </w:r>
          </w:ins>
        </w:p>
        <w:p w14:paraId="04C5CE28" w14:textId="26B916D7" w:rsidR="007246E9" w:rsidRDefault="007246E9" w:rsidP="007246E9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  <w:rPr>
              <w:ins w:id="245" w:author="nohemi fabiola serrano aguilar" w:date="2026-10-09T22:28:00Z" w16du:dateUtc="2026-10-09T21:28:00Z"/>
            </w:rPr>
          </w:pPr>
          <w:ins w:id="246" w:author="nohemi fabiola serrano aguilar" w:date="2026-10-09T22:27:00Z" w16du:dateUtc="2026-10-09T21:27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  <w:r>
              <w:rPr>
                <w:color w:val="000000"/>
              </w:rPr>
              <w:t>6</w:t>
            </w:r>
            <w:r w:rsidRPr="006B567B">
              <w:rPr>
                <w:color w:val="000000"/>
              </w:rPr>
              <w:t>.1</w:t>
            </w:r>
            <w:r>
              <w:rPr>
                <w:color w:val="000000"/>
              </w:rPr>
              <w:t xml:space="preserve">. </w:t>
            </w:r>
            <w:r w:rsidRPr="006B567B">
              <w:rPr>
                <w:color w:val="000000"/>
              </w:rPr>
              <w:t>.</w:t>
            </w:r>
            <w:r w:rsidRPr="006B567B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47" w:author="nohemi fabiola serrano aguilar" w:date="2026-10-17T23:25:00Z" w16du:dateUtc="2026-10-17T22:25:00Z">
            <w:r w:rsidR="00C43424">
              <w:t>0</w:t>
            </w:r>
          </w:ins>
        </w:p>
        <w:p w14:paraId="032F932B" w14:textId="7617F884" w:rsidR="00FA257F" w:rsidRDefault="00FA257F" w:rsidP="00FA257F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</w:pPr>
          <w:ins w:id="248" w:author="nohemi fabiola serrano aguilar" w:date="2026-10-09T22:28:00Z" w16du:dateUtc="2026-10-09T21:28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  <w:r>
              <w:rPr>
                <w:color w:val="000000"/>
              </w:rPr>
              <w:t>6</w:t>
            </w:r>
            <w:r w:rsidRPr="006B567B">
              <w:rPr>
                <w:color w:val="000000"/>
              </w:rPr>
              <w:t>.</w:t>
            </w:r>
            <w:r>
              <w:rPr>
                <w:color w:val="000000"/>
              </w:rPr>
              <w:t>2.</w:t>
            </w:r>
            <w:r w:rsidRPr="006B567B">
              <w:rPr>
                <w:color w:val="000000"/>
              </w:rPr>
              <w:t>.</w:t>
            </w:r>
            <w:r w:rsidRPr="006B567B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49" w:author="nohemi fabiola serrano aguilar" w:date="2026-10-17T23:25:00Z" w16du:dateUtc="2026-10-17T22:25:00Z">
            <w:r w:rsidR="00C43424">
              <w:t>0</w:t>
            </w:r>
          </w:ins>
        </w:p>
        <w:p w14:paraId="6437DFA5" w14:textId="772B593E" w:rsidR="00E6511D" w:rsidRDefault="00E6511D" w:rsidP="00E6511D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</w:pPr>
          <w:ins w:id="250" w:author="nohemi fabiola serrano aguilar" w:date="2026-10-09T22:28:00Z" w16du:dateUtc="2026-10-09T21:28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  <w:r>
              <w:rPr>
                <w:color w:val="000000"/>
              </w:rPr>
              <w:t>6</w:t>
            </w:r>
            <w:r w:rsidRPr="006B567B">
              <w:rPr>
                <w:color w:val="000000"/>
              </w:rPr>
              <w:t>.</w:t>
            </w:r>
          </w:ins>
          <w:ins w:id="251" w:author="nohemi fabiola serrano aguilar" w:date="2026-10-17T23:24:00Z" w16du:dateUtc="2026-10-17T22:24:00Z">
            <w:r w:rsidR="008374E6">
              <w:rPr>
                <w:color w:val="000000"/>
              </w:rPr>
              <w:t>3</w:t>
            </w:r>
          </w:ins>
          <w:del w:id="252" w:author="nohemi fabiola serrano aguilar" w:date="2026-10-17T23:24:00Z" w16du:dateUtc="2026-10-17T22:24:00Z">
            <w:r w:rsidDel="008374E6">
              <w:rPr>
                <w:color w:val="000000"/>
              </w:rPr>
              <w:delText>4</w:delText>
            </w:r>
          </w:del>
          <w:ins w:id="253" w:author="nohemi fabiola serrano aguilar" w:date="2026-10-09T22:28:00Z" w16du:dateUtc="2026-10-09T21:28:00Z">
            <w:r>
              <w:rPr>
                <w:color w:val="000000"/>
              </w:rPr>
              <w:t xml:space="preserve">. </w:t>
            </w:r>
          </w:ins>
          <w:del w:id="254" w:author="nohemi fabiola serrano aguilar" w:date="2026-10-17T23:24:00Z" w16du:dateUtc="2026-10-17T22:24:00Z">
            <w:r w:rsidR="008F4024" w:rsidDel="00C43424">
              <w:rPr>
                <w:color w:val="000000"/>
              </w:rPr>
              <w:delText>Future Feedback Loop and Model Sustainability</w:delText>
            </w:r>
          </w:del>
          <w:ins w:id="255" w:author="nohemi fabiola serrano aguilar" w:date="2026-10-09T22:28:00Z" w16du:dateUtc="2026-10-09T21:28:00Z">
            <w:r w:rsidRPr="006B567B">
              <w:rPr>
                <w:color w:val="000000"/>
              </w:rPr>
              <w:t>.</w:t>
            </w:r>
            <w:r w:rsidRPr="006B567B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56" w:author="nohemi fabiola serrano aguilar" w:date="2026-10-17T23:25:00Z" w16du:dateUtc="2026-10-17T22:25:00Z">
            <w:r w:rsidR="00C43424">
              <w:t>0</w:t>
            </w:r>
          </w:ins>
        </w:p>
        <w:p w14:paraId="7506395B" w14:textId="63B64AA7" w:rsidR="007B7A81" w:rsidRDefault="007B7A81">
          <w:pPr>
            <w:pStyle w:val="ListParagraph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580"/>
            <w:rPr>
              <w:ins w:id="257" w:author="nohemi fabiola serrano aguilar" w:date="2026-10-17T23:26:00Z" w16du:dateUtc="2026-10-17T22:26:00Z"/>
            </w:rPr>
          </w:pPr>
          <w:ins w:id="258" w:author="nohemi fabiola serrano aguilar" w:date="2026-10-09T22:28:00Z" w16du:dateUtc="2026-10-09T21:28:00Z">
            <w:r>
              <w:fldChar w:fldCharType="begin"/>
            </w:r>
            <w:r>
              <w:instrText>HYPERLINK \l "_heading=h.3znysh7" \h</w:instrText>
            </w:r>
            <w:r>
              <w:fldChar w:fldCharType="separate"/>
            </w:r>
            <w:r>
              <w:rPr>
                <w:color w:val="000000"/>
              </w:rPr>
              <w:t>6</w:t>
            </w:r>
            <w:r w:rsidRPr="006B567B">
              <w:rPr>
                <w:color w:val="000000"/>
              </w:rPr>
              <w:t>.</w:t>
            </w:r>
          </w:ins>
          <w:r w:rsidR="00E6511D">
            <w:rPr>
              <w:color w:val="000000"/>
            </w:rPr>
            <w:t>4</w:t>
          </w:r>
          <w:ins w:id="259" w:author="nohemi fabiola serrano aguilar" w:date="2026-10-09T22:28:00Z" w16du:dateUtc="2026-10-09T21:28:00Z">
            <w:r>
              <w:rPr>
                <w:color w:val="000000"/>
              </w:rPr>
              <w:t>.</w:t>
            </w:r>
            <w:r w:rsidRPr="006B567B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60" w:author="nohemi fabiola serrano aguilar" w:date="2026-10-17T23:26:00Z" w16du:dateUtc="2026-10-17T22:26:00Z">
            <w:r w:rsidR="00B23AD3">
              <w:t>1</w:t>
            </w:r>
          </w:ins>
        </w:p>
        <w:p w14:paraId="4EF9676A" w14:textId="29B9E26E" w:rsidR="002927B2" w:rsidRPr="00EA76C9" w:rsidRDefault="002927B2" w:rsidP="002927B2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61" w:author="nohemi fabiola serrano aguilar" w:date="2026-10-09T21:50:00Z" w16du:dateUtc="2026-10-09T20:50:00Z"/>
              <w:rFonts w:ascii="Aptos" w:eastAsia="Aptos" w:hAnsi="Aptos" w:cs="Aptos"/>
              <w:color w:val="000000"/>
              <w:sz w:val="24"/>
              <w:szCs w:val="24"/>
            </w:rPr>
          </w:pPr>
          <w:ins w:id="262" w:author="nohemi fabiola serrano aguilar" w:date="2026-10-09T21:50:00Z" w16du:dateUtc="2026-10-09T20:50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>
              <w:t>Data Sources</w:t>
            </w:r>
            <w:r w:rsidRPr="002E5E7C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63" w:author="nohemi fabiola serrano aguilar" w:date="2026-10-17T23:27:00Z" w16du:dateUtc="2026-10-17T22:27:00Z">
            <w:r w:rsidR="00220767">
              <w:t>2</w:t>
            </w:r>
          </w:ins>
        </w:p>
        <w:p w14:paraId="1865930A" w14:textId="3F3C9B46" w:rsidR="003A0292" w:rsidRPr="00D62957" w:rsidRDefault="00EA30F1" w:rsidP="00D62957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64" w:author="nohemi fabiola serrano aguilar" w:date="2026-10-09T21:50:00Z" w16du:dateUtc="2026-10-09T20:50:00Z"/>
              <w:rFonts w:ascii="Aptos" w:eastAsia="Aptos" w:hAnsi="Aptos" w:cs="Aptos"/>
              <w:color w:val="000000"/>
              <w:sz w:val="24"/>
              <w:szCs w:val="24"/>
              <w:rPrChange w:id="265" w:author="nohemi fabiola serrano aguilar" w:date="2026-10-09T21:52:00Z" w16du:dateUtc="2026-10-09T20:52:00Z">
                <w:rPr>
                  <w:ins w:id="266" w:author="nohemi fabiola serrano aguilar" w:date="2026-10-09T21:50:00Z" w16du:dateUtc="2026-10-09T20:50:00Z"/>
                </w:rPr>
              </w:rPrChange>
            </w:rPr>
          </w:pPr>
          <w:ins w:id="267" w:author="nohemi fabiola serrano aguilar" w:date="2026-10-09T21:51:00Z" w16du:dateUtc="2026-10-09T20:51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</w:ins>
          <w:ins w:id="268" w:author="nohemi fabiola serrano aguilar" w:date="2026-10-09T21:52:00Z" w16du:dateUtc="2026-10-09T20:52:00Z">
            <w:r>
              <w:t>Expecte</w:t>
            </w:r>
            <w:r w:rsidR="00D62957">
              <w:t>d Deliveries</w:t>
            </w:r>
          </w:ins>
          <w:ins w:id="269" w:author="nohemi fabiola serrano aguilar" w:date="2026-10-09T21:51:00Z" w16du:dateUtc="2026-10-09T20:51:00Z">
            <w:r w:rsidRPr="002E5E7C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70" w:author="nohemi fabiola serrano aguilar" w:date="2026-10-17T23:27:00Z" w16du:dateUtc="2026-10-17T22:27:00Z">
            <w:r w:rsidR="00220767">
              <w:t>2</w:t>
            </w:r>
          </w:ins>
        </w:p>
        <w:p w14:paraId="7256EF81" w14:textId="3DA8D764" w:rsidR="002927B2" w:rsidRPr="00D62957" w:rsidRDefault="00D62957" w:rsidP="00D62957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71" w:author="nohemi fabiola serrano aguilar" w:date="2026-10-09T21:50:00Z" w16du:dateUtc="2026-10-09T20:50:00Z"/>
              <w:rFonts w:ascii="Aptos" w:eastAsia="Aptos" w:hAnsi="Aptos" w:cs="Aptos"/>
              <w:color w:val="000000"/>
              <w:sz w:val="24"/>
              <w:szCs w:val="24"/>
              <w:rPrChange w:id="272" w:author="nohemi fabiola serrano aguilar" w:date="2026-10-09T21:52:00Z" w16du:dateUtc="2026-10-09T20:52:00Z">
                <w:rPr>
                  <w:ins w:id="273" w:author="nohemi fabiola serrano aguilar" w:date="2026-10-09T21:50:00Z" w16du:dateUtc="2026-10-09T20:50:00Z"/>
                </w:rPr>
              </w:rPrChange>
            </w:rPr>
          </w:pPr>
          <w:ins w:id="274" w:author="nohemi fabiola serrano aguilar" w:date="2026-10-09T21:52:00Z" w16du:dateUtc="2026-10-09T20:52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>
              <w:t>Project Timeline</w:t>
            </w:r>
            <w:r w:rsidRPr="002E5E7C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75" w:author="nohemi fabiola serrano aguilar" w:date="2026-10-17T23:28:00Z" w16du:dateUtc="2026-10-17T22:28:00Z">
            <w:r w:rsidR="00220767">
              <w:t>3</w:t>
            </w:r>
          </w:ins>
        </w:p>
        <w:p w14:paraId="01D080F8" w14:textId="18B7EF67" w:rsidR="00D62957" w:rsidRPr="00392896" w:rsidRDefault="00D62957" w:rsidP="00D62957">
          <w:pPr>
            <w:pStyle w:val="ListParagraph"/>
            <w:numPr>
              <w:ilvl w:val="0"/>
              <w:numId w:val="13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76" w:author="nohemi fabiola serrano aguilar" w:date="2026-10-09T21:53:00Z" w16du:dateUtc="2026-10-09T20:53:00Z"/>
              <w:rFonts w:ascii="Aptos" w:eastAsia="Aptos" w:hAnsi="Aptos" w:cs="Aptos"/>
              <w:color w:val="000000"/>
              <w:sz w:val="24"/>
              <w:szCs w:val="24"/>
              <w:rPrChange w:id="277" w:author="nohemi fabiola serrano aguilar" w:date="2026-10-09T21:53:00Z" w16du:dateUtc="2026-10-09T20:53:00Z">
                <w:rPr>
                  <w:ins w:id="278" w:author="nohemi fabiola serrano aguilar" w:date="2026-10-09T21:53:00Z" w16du:dateUtc="2026-10-09T20:53:00Z"/>
                </w:rPr>
              </w:rPrChange>
            </w:rPr>
          </w:pPr>
          <w:ins w:id="279" w:author="nohemi fabiola serrano aguilar" w:date="2026-10-09T21:52:00Z" w16du:dateUtc="2026-10-09T20:52:00Z">
            <w:r>
              <w:fldChar w:fldCharType="begin"/>
            </w:r>
            <w:r>
              <w:instrText>HYPERLINK \l "_heading=h.1fob9te" \h</w:instrText>
            </w:r>
            <w:r>
              <w:fldChar w:fldCharType="separate"/>
            </w:r>
            <w:r>
              <w:t>Ethical and Legal Considerations</w:t>
            </w:r>
            <w:r w:rsidRPr="002E5E7C">
              <w:rPr>
                <w:color w:val="000000"/>
              </w:rPr>
              <w:tab/>
              <w:t>1</w:t>
            </w:r>
            <w:r>
              <w:fldChar w:fldCharType="end"/>
            </w:r>
          </w:ins>
          <w:ins w:id="280" w:author="nohemi fabiola serrano aguilar" w:date="2026-10-17T23:29:00Z" w16du:dateUtc="2026-10-17T22:29:00Z">
            <w:r w:rsidR="00220767">
              <w:t>5</w:t>
            </w:r>
          </w:ins>
        </w:p>
        <w:p w14:paraId="359EF868" w14:textId="0F6379C1" w:rsidR="00392896" w:rsidRPr="007D648E" w:rsidRDefault="00392896" w:rsidP="003928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81" w:author="nohemi fabiola serrano aguilar" w:date="2026-10-09T21:53:00Z" w16du:dateUtc="2026-10-09T20:53:00Z"/>
              <w:rFonts w:ascii="Aptos" w:eastAsia="Aptos" w:hAnsi="Aptos" w:cs="Aptos"/>
              <w:color w:val="000000"/>
              <w:rPrChange w:id="282" w:author="nohemi fabiola serrano aguilar" w:date="2026-10-09T21:54:00Z" w16du:dateUtc="2026-10-09T20:54:00Z">
                <w:rPr>
                  <w:ins w:id="283" w:author="nohemi fabiola serrano aguilar" w:date="2026-10-09T21:53:00Z" w16du:dateUtc="2026-10-09T20:53:00Z"/>
                  <w:rFonts w:ascii="Aptos" w:eastAsia="Aptos" w:hAnsi="Aptos" w:cs="Aptos"/>
                  <w:color w:val="000000"/>
                  <w:sz w:val="24"/>
                  <w:szCs w:val="24"/>
                </w:rPr>
              </w:rPrChange>
            </w:rPr>
          </w:pPr>
          <w:ins w:id="284" w:author="nohemi fabiola serrano aguilar" w:date="2026-10-09T21:53:00Z" w16du:dateUtc="2026-10-09T20:53:00Z">
            <w:r w:rsidRPr="007D648E">
              <w:rPr>
                <w:rFonts w:ascii="Aptos" w:eastAsia="Aptos" w:hAnsi="Aptos" w:cs="Aptos"/>
                <w:color w:val="000000"/>
                <w:rPrChange w:id="285" w:author="nohemi fabiola serrano aguilar" w:date="2026-10-09T21:54:00Z" w16du:dateUtc="2026-10-09T20:54:00Z">
                  <w:rPr>
                    <w:rFonts w:ascii="Aptos" w:eastAsia="Aptos" w:hAnsi="Aptos" w:cs="Aptos"/>
                    <w:color w:val="000000"/>
                    <w:sz w:val="24"/>
                    <w:szCs w:val="24"/>
                  </w:rPr>
                </w:rPrChange>
              </w:rPr>
              <w:t>References</w:t>
            </w:r>
          </w:ins>
        </w:p>
        <w:p w14:paraId="60B643C8" w14:textId="21E81E35" w:rsidR="00B07795" w:rsidRPr="007D648E" w:rsidRDefault="003928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ins w:id="286" w:author="nohemi fabiola serrano aguilar" w:date="2026-10-09T01:00:00Z" w16du:dateUtc="2026-10-09T00:00:00Z"/>
              <w:rFonts w:ascii="Aptos" w:eastAsia="Aptos" w:hAnsi="Aptos" w:cs="Aptos"/>
              <w:color w:val="000000"/>
              <w:rPrChange w:id="287" w:author="nohemi fabiola serrano aguilar" w:date="2026-10-09T21:54:00Z" w16du:dateUtc="2026-10-09T20:54:00Z">
                <w:rPr>
                  <w:ins w:id="288" w:author="nohemi fabiola serrano aguilar" w:date="2026-10-09T01:00:00Z" w16du:dateUtc="2026-10-09T00:00:00Z"/>
                </w:rPr>
              </w:rPrChange>
            </w:rPr>
            <w:pPrChange w:id="289" w:author="nohemi fabiola serrano aguilar" w:date="2026-10-09T21:54:00Z" w16du:dateUtc="2026-10-09T20:54:00Z">
              <w:pPr>
                <w:jc w:val="both"/>
              </w:pPr>
            </w:pPrChange>
          </w:pPr>
          <w:ins w:id="290" w:author="nohemi fabiola serrano aguilar" w:date="2026-10-09T21:53:00Z" w16du:dateUtc="2026-10-09T20:53:00Z">
            <w:r w:rsidRPr="007D648E">
              <w:rPr>
                <w:rFonts w:ascii="Aptos" w:eastAsia="Aptos" w:hAnsi="Aptos" w:cs="Aptos"/>
                <w:color w:val="000000"/>
                <w:rPrChange w:id="291" w:author="nohemi fabiola serrano aguilar" w:date="2026-10-09T21:54:00Z" w16du:dateUtc="2026-10-09T20:54:00Z">
                  <w:rPr>
                    <w:rFonts w:ascii="Aptos" w:eastAsia="Aptos" w:hAnsi="Aptos" w:cs="Aptos"/>
                    <w:color w:val="000000"/>
                    <w:sz w:val="24"/>
                    <w:szCs w:val="24"/>
                  </w:rPr>
                </w:rPrChange>
              </w:rPr>
              <w:t>Appendix: AI Use Declaration</w:t>
            </w:r>
          </w:ins>
          <w:ins w:id="292" w:author="nohemi fabiola serrano aguilar" w:date="2026-10-09T21:29:00Z" w16du:dateUtc="2026-10-09T20:29:00Z">
            <w:r w:rsidR="009358D2" w:rsidRPr="007D648E">
              <w:rPr>
                <w:sz w:val="20"/>
                <w:szCs w:val="20"/>
                <w:rPrChange w:id="293" w:author="nohemi fabiola serrano aguilar" w:date="2026-10-09T21:54:00Z" w16du:dateUtc="2026-10-09T20:54:00Z">
                  <w:rPr/>
                </w:rPrChange>
              </w:rPr>
              <w:fldChar w:fldCharType="end"/>
            </w:r>
          </w:ins>
        </w:p>
        <w:customXmlInsRangeStart w:id="294" w:author="nohemi fabiola serrano aguilar" w:date="2026-10-09T21:29:00Z"/>
      </w:sdtContent>
    </w:sdt>
    <w:customXmlInsRangeEnd w:id="294"/>
    <w:p w14:paraId="03D49F26" w14:textId="77777777" w:rsidR="00B07795" w:rsidRDefault="00B07795" w:rsidP="002D0483">
      <w:pPr>
        <w:jc w:val="both"/>
        <w:rPr>
          <w:ins w:id="295" w:author="nohemi fabiola serrano aguilar" w:date="2026-10-09T01:00:00Z" w16du:dateUtc="2026-10-09T00:00:00Z"/>
        </w:rPr>
      </w:pPr>
    </w:p>
    <w:p w14:paraId="467196D7" w14:textId="77777777" w:rsidR="00B07795" w:rsidRDefault="00B07795" w:rsidP="002D0483">
      <w:pPr>
        <w:jc w:val="both"/>
        <w:rPr>
          <w:ins w:id="296" w:author="nohemi fabiola serrano aguilar" w:date="2026-10-09T01:00:00Z" w16du:dateUtc="2026-10-09T00:00:00Z"/>
        </w:rPr>
      </w:pPr>
    </w:p>
    <w:p w14:paraId="4C593425" w14:textId="77777777" w:rsidR="00B07795" w:rsidRDefault="00B07795" w:rsidP="002D0483">
      <w:pPr>
        <w:jc w:val="both"/>
        <w:rPr>
          <w:ins w:id="297" w:author="nohemi fabiola serrano aguilar" w:date="2026-10-09T01:00:00Z" w16du:dateUtc="2026-10-09T00:00:00Z"/>
        </w:rPr>
      </w:pPr>
    </w:p>
    <w:p w14:paraId="67AB4E4E" w14:textId="77777777" w:rsidR="00B07795" w:rsidRDefault="00B07795" w:rsidP="002D0483">
      <w:pPr>
        <w:jc w:val="both"/>
        <w:rPr>
          <w:ins w:id="298" w:author="nohemi fabiola serrano aguilar" w:date="2026-10-09T01:00:00Z" w16du:dateUtc="2026-10-09T00:00:00Z"/>
        </w:rPr>
      </w:pPr>
    </w:p>
    <w:p w14:paraId="3ED4DCBB" w14:textId="77777777" w:rsidR="00B07795" w:rsidRDefault="00B07795" w:rsidP="002D0483">
      <w:pPr>
        <w:jc w:val="both"/>
        <w:rPr>
          <w:ins w:id="299" w:author="nohemi fabiola serrano aguilar" w:date="2026-10-09T01:00:00Z" w16du:dateUtc="2026-10-09T00:00:00Z"/>
        </w:rPr>
      </w:pPr>
    </w:p>
    <w:p w14:paraId="2A48557E" w14:textId="77777777" w:rsidR="00B07795" w:rsidRDefault="00B07795" w:rsidP="002D0483">
      <w:pPr>
        <w:jc w:val="both"/>
        <w:rPr>
          <w:ins w:id="300" w:author="nohemi fabiola serrano aguilar" w:date="2026-10-09T01:00:00Z" w16du:dateUtc="2026-10-09T00:00:00Z"/>
        </w:rPr>
      </w:pPr>
    </w:p>
    <w:p w14:paraId="09CC699A" w14:textId="77777777" w:rsidR="00B07795" w:rsidRDefault="00B07795" w:rsidP="002D0483">
      <w:pPr>
        <w:jc w:val="both"/>
        <w:rPr>
          <w:ins w:id="301" w:author="nohemi fabiola serrano aguilar" w:date="2026-10-09T01:00:00Z" w16du:dateUtc="2026-10-09T00:00:00Z"/>
        </w:rPr>
      </w:pPr>
    </w:p>
    <w:p w14:paraId="210106C4" w14:textId="77777777" w:rsidR="00B07795" w:rsidRDefault="00B07795" w:rsidP="002D0483">
      <w:pPr>
        <w:jc w:val="both"/>
        <w:rPr>
          <w:ins w:id="302" w:author="nohemi fabiola serrano aguilar" w:date="2026-10-17T12:46:00Z" w16du:dateUtc="2026-10-17T11:46:00Z"/>
        </w:rPr>
      </w:pPr>
    </w:p>
    <w:p w14:paraId="6C786ECD" w14:textId="77777777" w:rsidR="00856E64" w:rsidRDefault="00856E64" w:rsidP="002D0483">
      <w:pPr>
        <w:jc w:val="both"/>
        <w:rPr>
          <w:ins w:id="303" w:author="nohemi fabiola serrano aguilar" w:date="2026-10-09T01:00:00Z" w16du:dateUtc="2026-10-09T00:00:00Z"/>
        </w:rPr>
      </w:pPr>
    </w:p>
    <w:p w14:paraId="1AF606B2" w14:textId="77777777" w:rsidR="00B07795" w:rsidRDefault="00B07795" w:rsidP="002D0483">
      <w:pPr>
        <w:jc w:val="both"/>
        <w:rPr>
          <w:ins w:id="304" w:author="nohemi fabiola serrano aguilar" w:date="2026-10-09T01:00:00Z" w16du:dateUtc="2026-10-09T00:00:00Z"/>
        </w:rPr>
      </w:pPr>
    </w:p>
    <w:p w14:paraId="2CA98444" w14:textId="77777777" w:rsidR="00B07795" w:rsidRDefault="00B07795" w:rsidP="002D0483">
      <w:pPr>
        <w:jc w:val="both"/>
        <w:rPr>
          <w:ins w:id="305" w:author="nohemi fabiola serrano aguilar" w:date="2026-10-22T00:00:00Z" w16du:dateUtc="2026-10-21T23:00:00Z"/>
        </w:rPr>
      </w:pPr>
    </w:p>
    <w:p w14:paraId="55958E75" w14:textId="77777777" w:rsidR="001A7931" w:rsidRDefault="001A7931" w:rsidP="002D0483">
      <w:pPr>
        <w:jc w:val="both"/>
        <w:rPr>
          <w:ins w:id="306" w:author="nohemi fabiola serrano aguilar" w:date="2026-10-22T00:00:00Z" w16du:dateUtc="2026-10-21T23:00:00Z"/>
        </w:rPr>
      </w:pPr>
    </w:p>
    <w:p w14:paraId="2A923C22" w14:textId="77777777" w:rsidR="001A7931" w:rsidRDefault="001A7931" w:rsidP="002D0483">
      <w:pPr>
        <w:jc w:val="both"/>
        <w:rPr>
          <w:ins w:id="307" w:author="nohemi fabiola serrano aguilar" w:date="2026-10-22T00:00:00Z" w16du:dateUtc="2026-10-21T23:00:00Z"/>
        </w:rPr>
      </w:pPr>
    </w:p>
    <w:p w14:paraId="22F79231" w14:textId="77777777" w:rsidR="001A7931" w:rsidRDefault="001A7931" w:rsidP="002D0483">
      <w:pPr>
        <w:jc w:val="both"/>
        <w:rPr>
          <w:ins w:id="308" w:author="nohemi fabiola serrano aguilar" w:date="2026-10-22T00:00:00Z" w16du:dateUtc="2026-10-21T23:00:00Z"/>
        </w:rPr>
      </w:pPr>
    </w:p>
    <w:p w14:paraId="1119242B" w14:textId="309ECA49" w:rsidR="001A7931" w:rsidRDefault="00892A3F" w:rsidP="00892A3F">
      <w:pPr>
        <w:pStyle w:val="ListParagraph"/>
        <w:numPr>
          <w:ilvl w:val="0"/>
          <w:numId w:val="34"/>
        </w:numPr>
        <w:jc w:val="both"/>
        <w:rPr>
          <w:ins w:id="309" w:author="nohemi fabiola serrano aguilar" w:date="2026-10-22T00:01:00Z" w16du:dateUtc="2026-10-21T23:01:00Z"/>
        </w:rPr>
      </w:pPr>
      <w:ins w:id="310" w:author="nohemi fabiola serrano aguilar" w:date="2026-10-22T00:00:00Z" w16du:dateUtc="2026-10-21T23:00:00Z">
        <w:r>
          <w:t>Pro</w:t>
        </w:r>
      </w:ins>
      <w:ins w:id="311" w:author="nohemi fabiola serrano aguilar" w:date="2026-10-22T00:29:00Z" w16du:dateUtc="2026-10-21T23:29:00Z">
        <w:r w:rsidR="00A328EA">
          <w:t>yecto</w:t>
        </w:r>
      </w:ins>
    </w:p>
    <w:p w14:paraId="460EA3A0" w14:textId="2A4568F8" w:rsidR="00892A3F" w:rsidRDefault="00892A3F" w:rsidP="00892A3F">
      <w:pPr>
        <w:ind w:left="360"/>
        <w:jc w:val="both"/>
        <w:rPr>
          <w:ins w:id="312" w:author="nohemi fabiola serrano aguilar" w:date="2026-10-22T00:01:00Z" w16du:dateUtc="2026-10-21T23:01:00Z"/>
        </w:rPr>
      </w:pPr>
    </w:p>
    <w:p w14:paraId="39141C91" w14:textId="6C2BCE93" w:rsidR="00892A3F" w:rsidRPr="005223CD" w:rsidRDefault="00892A3F">
      <w:pPr>
        <w:jc w:val="both"/>
        <w:rPr>
          <w:ins w:id="313" w:author="nohemi fabiola serrano aguilar" w:date="2026-10-22T00:02:00Z" w16du:dateUtc="2026-10-21T23:02:00Z"/>
          <w:lang w:val="es-ES"/>
          <w:rPrChange w:id="314" w:author="nohemi fabiola serrano aguilar" w:date="2026-10-22T00:06:00Z" w16du:dateUtc="2026-10-21T23:06:00Z">
            <w:rPr>
              <w:ins w:id="315" w:author="nohemi fabiola serrano aguilar" w:date="2026-10-22T00:02:00Z" w16du:dateUtc="2026-10-21T23:02:00Z"/>
            </w:rPr>
          </w:rPrChange>
        </w:rPr>
        <w:pPrChange w:id="316" w:author="nohemi fabiola serrano aguilar" w:date="2026-10-22T00:06:00Z" w16du:dateUtc="2026-10-21T23:06:00Z">
          <w:pPr>
            <w:ind w:left="360"/>
            <w:jc w:val="both"/>
          </w:pPr>
        </w:pPrChange>
      </w:pPr>
      <w:ins w:id="317" w:author="nohemi fabiola serrano aguilar" w:date="2026-10-22T00:01:00Z" w16du:dateUtc="2026-10-21T23:01:00Z">
        <w:r w:rsidRPr="005223CD">
          <w:rPr>
            <w:lang w:val="es-ES"/>
            <w:rPrChange w:id="318" w:author="nohemi fabiola serrano aguilar" w:date="2026-10-22T00:06:00Z" w16du:dateUtc="2026-10-21T23:06:00Z">
              <w:rPr/>
            </w:rPrChange>
          </w:rPr>
          <w:t>PharmaRoute</w:t>
        </w:r>
        <w:r w:rsidR="00104601" w:rsidRPr="005223CD">
          <w:rPr>
            <w:lang w:val="es-ES"/>
            <w:rPrChange w:id="319" w:author="nohemi fabiola serrano aguilar" w:date="2026-10-22T00:06:00Z" w16du:dateUtc="2026-10-21T23:06:00Z">
              <w:rPr/>
            </w:rPrChange>
          </w:rPr>
          <w:t xml:space="preserve"> Mexico: Un marco de logistica predictive y Geomarketing para la </w:t>
        </w:r>
      </w:ins>
      <w:ins w:id="320" w:author="nohemi fabiola serrano aguilar" w:date="2026-10-24T00:12:00Z" w16du:dateUtc="2026-10-23T23:12:00Z">
        <w:r w:rsidR="002B4058">
          <w:rPr>
            <w:lang w:val="es-ES"/>
          </w:rPr>
          <w:t>O</w:t>
        </w:r>
      </w:ins>
      <w:ins w:id="321" w:author="nohemi fabiola serrano aguilar" w:date="2026-10-22T00:01:00Z" w16du:dateUtc="2026-10-21T23:01:00Z">
        <w:r w:rsidR="00104601" w:rsidRPr="005223CD">
          <w:rPr>
            <w:lang w:val="es-ES"/>
            <w:rPrChange w:id="322" w:author="nohemi fabiola serrano aguilar" w:date="2026-10-22T00:06:00Z" w16du:dateUtc="2026-10-21T23:06:00Z">
              <w:rPr/>
            </w:rPrChange>
          </w:rPr>
          <w:t>ptimizaci</w:t>
        </w:r>
      </w:ins>
      <w:ins w:id="323" w:author="nohemi fabiola serrano aguilar" w:date="2026-10-22T00:02:00Z" w16du:dateUtc="2026-10-21T23:02:00Z">
        <w:r w:rsidR="00104601" w:rsidRPr="005223CD">
          <w:rPr>
            <w:lang w:val="es-ES"/>
            <w:rPrChange w:id="324" w:author="nohemi fabiola serrano aguilar" w:date="2026-10-22T00:06:00Z" w16du:dateUtc="2026-10-21T23:06:00Z">
              <w:rPr/>
            </w:rPrChange>
          </w:rPr>
          <w:t xml:space="preserve">on </w:t>
        </w:r>
        <w:r w:rsidR="00970D30" w:rsidRPr="005223CD">
          <w:rPr>
            <w:lang w:val="es-ES"/>
            <w:rPrChange w:id="325" w:author="nohemi fabiola serrano aguilar" w:date="2026-10-22T00:06:00Z" w16du:dateUtc="2026-10-21T23:06:00Z">
              <w:rPr/>
            </w:rPrChange>
          </w:rPr>
          <w:t xml:space="preserve">de </w:t>
        </w:r>
      </w:ins>
      <w:ins w:id="326" w:author="nohemi fabiola serrano aguilar" w:date="2026-10-24T00:12:00Z" w16du:dateUtc="2026-10-23T23:12:00Z">
        <w:r w:rsidR="002B4058">
          <w:rPr>
            <w:lang w:val="es-ES"/>
          </w:rPr>
          <w:t>S</w:t>
        </w:r>
      </w:ins>
      <w:ins w:id="327" w:author="nohemi fabiola serrano aguilar" w:date="2026-10-22T00:02:00Z" w16du:dateUtc="2026-10-21T23:02:00Z">
        <w:r w:rsidR="00970D30" w:rsidRPr="005223CD">
          <w:rPr>
            <w:lang w:val="es-ES"/>
            <w:rPrChange w:id="328" w:author="nohemi fabiola serrano aguilar" w:date="2026-10-22T00:06:00Z" w16du:dateUtc="2026-10-21T23:06:00Z">
              <w:rPr/>
            </w:rPrChange>
          </w:rPr>
          <w:t>uministros para la salud materna.</w:t>
        </w:r>
      </w:ins>
    </w:p>
    <w:p w14:paraId="2F68EA94" w14:textId="77777777" w:rsidR="00970D30" w:rsidRPr="005223CD" w:rsidRDefault="00970D30" w:rsidP="00892A3F">
      <w:pPr>
        <w:ind w:left="360"/>
        <w:jc w:val="both"/>
        <w:rPr>
          <w:ins w:id="329" w:author="nohemi fabiola serrano aguilar" w:date="2026-10-22T00:02:00Z" w16du:dateUtc="2026-10-21T23:02:00Z"/>
          <w:lang w:val="es-ES"/>
          <w:rPrChange w:id="330" w:author="nohemi fabiola serrano aguilar" w:date="2026-10-22T00:06:00Z" w16du:dateUtc="2026-10-21T23:06:00Z">
            <w:rPr>
              <w:ins w:id="331" w:author="nohemi fabiola serrano aguilar" w:date="2026-10-22T00:02:00Z" w16du:dateUtc="2026-10-21T23:02:00Z"/>
            </w:rPr>
          </w:rPrChange>
        </w:rPr>
      </w:pPr>
    </w:p>
    <w:p w14:paraId="45D41993" w14:textId="27C47A2B" w:rsidR="00970D30" w:rsidRDefault="00970D30" w:rsidP="00970D30">
      <w:pPr>
        <w:pStyle w:val="ListParagraph"/>
        <w:numPr>
          <w:ilvl w:val="0"/>
          <w:numId w:val="34"/>
        </w:numPr>
        <w:jc w:val="both"/>
        <w:rPr>
          <w:ins w:id="332" w:author="nohemi fabiola serrano aguilar" w:date="2026-10-22T00:06:00Z" w16du:dateUtc="2026-10-21T23:06:00Z"/>
        </w:rPr>
      </w:pPr>
      <w:ins w:id="333" w:author="nohemi fabiola serrano aguilar" w:date="2026-10-22T00:02:00Z" w16du:dateUtc="2026-10-21T23:02:00Z">
        <w:r>
          <w:t>Introduccion</w:t>
        </w:r>
      </w:ins>
    </w:p>
    <w:p w14:paraId="6F11F93A" w14:textId="5BC6E089" w:rsidR="005223CD" w:rsidRDefault="00C177EF" w:rsidP="005223CD">
      <w:pPr>
        <w:jc w:val="both"/>
        <w:rPr>
          <w:ins w:id="334" w:author="nohemi fabiola serrano aguilar" w:date="2026-10-22T00:28:00Z" w16du:dateUtc="2026-10-21T23:28:00Z"/>
          <w:lang w:val="es-ES"/>
        </w:rPr>
      </w:pPr>
      <w:ins w:id="335" w:author="nohemi fabiola serrano aguilar" w:date="2026-10-22T00:07:00Z" w16du:dateUtc="2026-10-21T23:07:00Z">
        <w:r w:rsidRPr="00C177EF">
          <w:rPr>
            <w:lang w:val="es-ES"/>
            <w:rPrChange w:id="336" w:author="nohemi fabiola serrano aguilar" w:date="2026-10-22T00:07:00Z" w16du:dateUtc="2026-10-21T23:07:00Z">
              <w:rPr/>
            </w:rPrChange>
          </w:rPr>
          <w:t>Este Proyecto propone una solucion logistica</w:t>
        </w:r>
      </w:ins>
      <w:ins w:id="337" w:author="nohemi fabiola serrano aguilar" w:date="2026-10-22T00:09:00Z" w16du:dateUtc="2026-10-21T23:09:00Z">
        <w:r w:rsidR="008B5E08">
          <w:rPr>
            <w:lang w:val="es-ES"/>
          </w:rPr>
          <w:t xml:space="preserve"> combinando datos goegraficos, demograficos y de ubica</w:t>
        </w:r>
        <w:r w:rsidR="009D367F">
          <w:rPr>
            <w:lang w:val="es-ES"/>
          </w:rPr>
          <w:t>cion</w:t>
        </w:r>
      </w:ins>
      <w:ins w:id="338" w:author="nohemi fabiola serrano aguilar" w:date="2026-10-22T00:14:00Z" w16du:dateUtc="2026-10-21T23:14:00Z">
        <w:r w:rsidR="003B1D6B">
          <w:rPr>
            <w:lang w:val="es-ES"/>
          </w:rPr>
          <w:t xml:space="preserve"> basa</w:t>
        </w:r>
      </w:ins>
      <w:ins w:id="339" w:author="nohemi fabiola serrano aguilar" w:date="2026-10-22T00:15:00Z" w16du:dateUtc="2026-10-21T23:15:00Z">
        <w:r w:rsidR="003B1D6B">
          <w:rPr>
            <w:lang w:val="es-ES"/>
          </w:rPr>
          <w:t xml:space="preserve">da en </w:t>
        </w:r>
        <w:r w:rsidR="00B156EE">
          <w:rPr>
            <w:lang w:val="es-ES"/>
          </w:rPr>
          <w:t>datos para el sector farmaceutico en Mexico</w:t>
        </w:r>
        <w:r w:rsidR="00A2129A">
          <w:rPr>
            <w:lang w:val="es-ES"/>
          </w:rPr>
          <w:t>, dirigida</w:t>
        </w:r>
      </w:ins>
      <w:ins w:id="340" w:author="nohemi fabiola serrano aguilar" w:date="2026-10-24T00:16:00Z" w16du:dateUtc="2026-10-23T23:16:00Z">
        <w:r w:rsidR="002B4058">
          <w:rPr>
            <w:lang w:val="es-ES"/>
          </w:rPr>
          <w:t xml:space="preserve"> especificamente</w:t>
        </w:r>
      </w:ins>
      <w:ins w:id="341" w:author="nohemi fabiola serrano aguilar" w:date="2026-10-22T00:15:00Z" w16du:dateUtc="2026-10-21T23:15:00Z">
        <w:r w:rsidR="00A2129A">
          <w:rPr>
            <w:lang w:val="es-ES"/>
          </w:rPr>
          <w:t xml:space="preserve"> a </w:t>
        </w:r>
      </w:ins>
      <w:ins w:id="342" w:author="nohemi fabiola serrano aguilar" w:date="2026-10-22T00:16:00Z" w16du:dateUtc="2026-10-21T23:16:00Z">
        <w:r w:rsidR="00A2129A">
          <w:rPr>
            <w:lang w:val="es-ES"/>
          </w:rPr>
          <w:t>la distribucion de medicamentos</w:t>
        </w:r>
      </w:ins>
      <w:ins w:id="343" w:author="nohemi fabiola serrano aguilar" w:date="2026-10-24T00:16:00Z" w16du:dateUtc="2026-10-23T23:16:00Z">
        <w:r w:rsidR="002B4058">
          <w:rPr>
            <w:lang w:val="es-ES"/>
          </w:rPr>
          <w:t xml:space="preserve"> </w:t>
        </w:r>
      </w:ins>
      <w:ins w:id="344" w:author="nohemi fabiola serrano aguilar" w:date="2026-10-24T00:17:00Z" w16du:dateUtc="2026-10-23T23:17:00Z">
        <w:r w:rsidR="002B4058">
          <w:rPr>
            <w:lang w:val="es-ES"/>
          </w:rPr>
          <w:t>obstetricos.</w:t>
        </w:r>
      </w:ins>
      <w:ins w:id="345" w:author="nohemi fabiola serrano aguilar" w:date="2026-10-22T00:16:00Z" w16du:dateUtc="2026-10-21T23:16:00Z">
        <w:r w:rsidR="002D0B70">
          <w:rPr>
            <w:lang w:val="es-ES"/>
          </w:rPr>
          <w:t xml:space="preserve"> En los mercados emergentes, la </w:t>
        </w:r>
      </w:ins>
      <w:ins w:id="346" w:author="nohemi fabiola serrano aguilar" w:date="2026-10-24T00:17:00Z" w16du:dateUtc="2026-10-23T23:17:00Z">
        <w:r w:rsidR="002B4058">
          <w:rPr>
            <w:lang w:val="es-ES"/>
          </w:rPr>
          <w:t>cadena de suministros</w:t>
        </w:r>
      </w:ins>
      <w:ins w:id="347" w:author="nohemi fabiola serrano aguilar" w:date="2026-10-22T00:16:00Z" w16du:dateUtc="2026-10-21T23:16:00Z">
        <w:r w:rsidR="002D0B70">
          <w:rPr>
            <w:lang w:val="es-ES"/>
          </w:rPr>
          <w:t xml:space="preserve"> farmaceutica se enfrenta a</w:t>
        </w:r>
      </w:ins>
      <w:ins w:id="348" w:author="nohemi fabiola serrano aguilar" w:date="2026-10-22T00:17:00Z" w16du:dateUtc="2026-10-21T23:17:00Z">
        <w:r w:rsidR="009D1A3F">
          <w:rPr>
            <w:lang w:val="es-ES"/>
          </w:rPr>
          <w:t xml:space="preserve"> dos grandes desafios: </w:t>
        </w:r>
      </w:ins>
      <w:ins w:id="349" w:author="nohemi fabiola serrano aguilar" w:date="2026-10-22T00:31:00Z" w16du:dateUtc="2026-10-21T23:31:00Z">
        <w:r w:rsidR="00AA7B0B">
          <w:rPr>
            <w:lang w:val="es-ES"/>
          </w:rPr>
          <w:t>e</w:t>
        </w:r>
      </w:ins>
      <w:ins w:id="350" w:author="nohemi fabiola serrano aguilar" w:date="2026-10-22T00:17:00Z" w16du:dateUtc="2026-10-21T23:17:00Z">
        <w:r w:rsidR="00680AB8">
          <w:rPr>
            <w:lang w:val="es-ES"/>
          </w:rPr>
          <w:t xml:space="preserve">l </w:t>
        </w:r>
      </w:ins>
      <w:ins w:id="351" w:author="nohemi fabiola serrano aguilar" w:date="2026-10-22T00:19:00Z" w16du:dateUtc="2026-10-21T23:19:00Z">
        <w:r w:rsidR="00D4561F">
          <w:rPr>
            <w:lang w:val="es-ES"/>
          </w:rPr>
          <w:t xml:space="preserve">impacto </w:t>
        </w:r>
      </w:ins>
      <w:ins w:id="352" w:author="nohemi fabiola serrano aguilar" w:date="2026-10-22T00:31:00Z" w16du:dateUtc="2026-10-21T23:31:00Z">
        <w:r w:rsidR="00AA7B0B">
          <w:rPr>
            <w:lang w:val="es-ES"/>
          </w:rPr>
          <w:t xml:space="preserve">humano </w:t>
        </w:r>
        <w:r w:rsidR="00A9721D">
          <w:rPr>
            <w:lang w:val="es-ES"/>
          </w:rPr>
          <w:t>debi</w:t>
        </w:r>
      </w:ins>
      <w:ins w:id="353" w:author="nohemi fabiola serrano aguilar" w:date="2026-10-22T00:32:00Z" w16du:dateUtc="2026-10-21T23:32:00Z">
        <w:r w:rsidR="00A9721D">
          <w:rPr>
            <w:lang w:val="es-ES"/>
          </w:rPr>
          <w:t>do al desabasto</w:t>
        </w:r>
      </w:ins>
      <w:ins w:id="354" w:author="nohemi fabiola serrano aguilar" w:date="2026-10-22T00:17:00Z" w16du:dateUtc="2026-10-21T23:17:00Z">
        <w:r w:rsidR="00680AB8">
          <w:rPr>
            <w:lang w:val="es-ES"/>
          </w:rPr>
          <w:t xml:space="preserve"> de medicamentos </w:t>
        </w:r>
      </w:ins>
      <w:ins w:id="355" w:author="nohemi fabiola serrano aguilar" w:date="2026-10-22T00:18:00Z" w16du:dateUtc="2026-10-21T23:18:00Z">
        <w:r w:rsidR="00680AB8">
          <w:rPr>
            <w:lang w:val="es-ES"/>
          </w:rPr>
          <w:t>especializados</w:t>
        </w:r>
        <w:r w:rsidR="0030359D">
          <w:rPr>
            <w:lang w:val="es-ES"/>
          </w:rPr>
          <w:t xml:space="preserve"> y las perdida</w:t>
        </w:r>
      </w:ins>
      <w:ins w:id="356" w:author="nohemi fabiola serrano aguilar" w:date="2026-10-22T00:31:00Z" w16du:dateUtc="2026-10-21T23:31:00Z">
        <w:r w:rsidR="00AA7B0B">
          <w:rPr>
            <w:lang w:val="es-ES"/>
          </w:rPr>
          <w:t>s</w:t>
        </w:r>
      </w:ins>
      <w:ins w:id="357" w:author="nohemi fabiola serrano aguilar" w:date="2026-10-22T00:18:00Z" w16du:dateUtc="2026-10-21T23:18:00Z">
        <w:r w:rsidR="0030359D">
          <w:rPr>
            <w:lang w:val="es-ES"/>
          </w:rPr>
          <w:t xml:space="preserve"> financieras</w:t>
        </w:r>
      </w:ins>
      <w:ins w:id="358" w:author="nohemi fabiola serrano aguilar" w:date="2026-10-22T00:21:00Z" w16du:dateUtc="2026-10-21T23:21:00Z">
        <w:r w:rsidR="009D0530">
          <w:rPr>
            <w:lang w:val="es-ES"/>
          </w:rPr>
          <w:t xml:space="preserve"> </w:t>
        </w:r>
      </w:ins>
      <w:ins w:id="359" w:author="nohemi fabiola serrano aguilar" w:date="2026-10-22T00:32:00Z" w16du:dateUtc="2026-10-21T23:32:00Z">
        <w:r w:rsidR="002E27A5">
          <w:rPr>
            <w:lang w:val="es-ES"/>
          </w:rPr>
          <w:t>ocasionadas por e</w:t>
        </w:r>
      </w:ins>
      <w:ins w:id="360" w:author="nohemi fabiola serrano aguilar" w:date="2026-10-22T00:21:00Z" w16du:dateUtc="2026-10-21T23:21:00Z">
        <w:r w:rsidR="009D0530">
          <w:rPr>
            <w:lang w:val="es-ES"/>
          </w:rPr>
          <w:t xml:space="preserve">l exceso de inventario </w:t>
        </w:r>
      </w:ins>
      <w:ins w:id="361" w:author="nohemi fabiola serrano aguilar" w:date="2026-10-22T00:22:00Z" w16du:dateUtc="2026-10-21T23:22:00Z">
        <w:r w:rsidR="009E153E">
          <w:rPr>
            <w:lang w:val="es-ES"/>
          </w:rPr>
          <w:t xml:space="preserve">con estrictas fechas de caducidad. Este proyecto </w:t>
        </w:r>
      </w:ins>
      <w:ins w:id="362" w:author="nohemi fabiola serrano aguilar" w:date="2026-10-22T00:23:00Z" w16du:dateUtc="2026-10-21T23:23:00Z">
        <w:r w:rsidR="00913B9D">
          <w:rPr>
            <w:lang w:val="es-ES"/>
          </w:rPr>
          <w:t xml:space="preserve">utiliza datos publicos de salud </w:t>
        </w:r>
        <w:r w:rsidR="003F796C">
          <w:rPr>
            <w:lang w:val="es-ES"/>
          </w:rPr>
          <w:t>para anticipar la demanda regional, transformando</w:t>
        </w:r>
      </w:ins>
      <w:ins w:id="363" w:author="nohemi fabiola serrano aguilar" w:date="2026-10-22T01:11:00Z" w16du:dateUtc="2026-10-22T00:11:00Z">
        <w:r w:rsidR="00190780">
          <w:rPr>
            <w:lang w:val="es-ES"/>
          </w:rPr>
          <w:t xml:space="preserve"> estos datos</w:t>
        </w:r>
      </w:ins>
      <w:ins w:id="364" w:author="nohemi fabiola serrano aguilar" w:date="2026-10-22T00:23:00Z" w16du:dateUtc="2026-10-21T23:23:00Z">
        <w:r w:rsidR="003F796C">
          <w:rPr>
            <w:lang w:val="es-ES"/>
          </w:rPr>
          <w:t xml:space="preserve"> en un activo </w:t>
        </w:r>
      </w:ins>
      <w:ins w:id="365" w:author="nohemi fabiola serrano aguilar" w:date="2026-10-22T00:57:00Z" w16du:dateUtc="2026-10-21T23:57:00Z">
        <w:r w:rsidR="0075664D">
          <w:rPr>
            <w:lang w:val="es-ES"/>
          </w:rPr>
          <w:t xml:space="preserve">de </w:t>
        </w:r>
      </w:ins>
      <w:ins w:id="366" w:author="nohemi fabiola serrano aguilar" w:date="2026-10-22T00:32:00Z" w16du:dateUtc="2026-10-21T23:32:00Z">
        <w:r w:rsidR="004331F4">
          <w:rPr>
            <w:lang w:val="es-ES"/>
          </w:rPr>
          <w:t>inteligencia de negocios</w:t>
        </w:r>
      </w:ins>
      <w:ins w:id="367" w:author="nohemi fabiola serrano aguilar" w:date="2026-10-24T00:20:00Z" w16du:dateUtc="2026-10-23T23:20:00Z">
        <w:r w:rsidR="002B4058">
          <w:rPr>
            <w:lang w:val="es-ES"/>
          </w:rPr>
          <w:t xml:space="preserve"> para toma de desiciones.</w:t>
        </w:r>
      </w:ins>
    </w:p>
    <w:p w14:paraId="47540B28" w14:textId="77777777" w:rsidR="0096394E" w:rsidRDefault="0096394E" w:rsidP="005223CD">
      <w:pPr>
        <w:jc w:val="both"/>
        <w:rPr>
          <w:ins w:id="368" w:author="nohemi fabiola serrano aguilar" w:date="2026-10-22T00:28:00Z" w16du:dateUtc="2026-10-21T23:28:00Z"/>
          <w:lang w:val="es-ES"/>
        </w:rPr>
      </w:pPr>
    </w:p>
    <w:p w14:paraId="547A581F" w14:textId="0510860F" w:rsidR="00A328EA" w:rsidRDefault="00A328EA" w:rsidP="00A328EA">
      <w:pPr>
        <w:pStyle w:val="ListParagraph"/>
        <w:numPr>
          <w:ilvl w:val="0"/>
          <w:numId w:val="34"/>
        </w:numPr>
        <w:jc w:val="both"/>
        <w:rPr>
          <w:ins w:id="369" w:author="nohemi fabiola serrano aguilar" w:date="2026-10-22T00:29:00Z" w16du:dateUtc="2026-10-21T23:29:00Z"/>
          <w:lang w:val="es-ES"/>
        </w:rPr>
      </w:pPr>
      <w:ins w:id="370" w:author="nohemi fabiola serrano aguilar" w:date="2026-10-22T00:28:00Z" w16du:dateUtc="2026-10-21T23:28:00Z">
        <w:r>
          <w:rPr>
            <w:lang w:val="es-ES"/>
          </w:rPr>
          <w:t>Definicion de Problema</w:t>
        </w:r>
      </w:ins>
    </w:p>
    <w:p w14:paraId="3DF838E4" w14:textId="77777777" w:rsidR="00A328EA" w:rsidRPr="00AA7B0B" w:rsidRDefault="00A328EA" w:rsidP="00AA7B0B">
      <w:pPr>
        <w:jc w:val="both"/>
        <w:rPr>
          <w:ins w:id="371" w:author="nohemi fabiola serrano aguilar" w:date="2026-10-22T00:25:00Z" w16du:dateUtc="2026-10-21T23:25:00Z"/>
          <w:lang w:val="es-ES"/>
        </w:rPr>
      </w:pPr>
    </w:p>
    <w:p w14:paraId="023DB04E" w14:textId="4F0CFFFA" w:rsidR="00561CF0" w:rsidRDefault="008338A6" w:rsidP="005223CD">
      <w:pPr>
        <w:jc w:val="both"/>
        <w:rPr>
          <w:ins w:id="372" w:author="nohemi fabiola serrano aguilar" w:date="2026-10-22T01:07:00Z" w16du:dateUtc="2026-10-22T00:07:00Z"/>
          <w:lang w:val="es-ES"/>
        </w:rPr>
      </w:pPr>
      <w:ins w:id="373" w:author="nohemi fabiola serrano aguilar" w:date="2026-10-22T00:35:00Z" w16du:dateUtc="2026-10-21T23:35:00Z">
        <w:r>
          <w:rPr>
            <w:lang w:val="es-ES"/>
          </w:rPr>
          <w:t>El principal desafio comercial</w:t>
        </w:r>
      </w:ins>
      <w:ins w:id="374" w:author="nohemi fabiola serrano aguilar" w:date="2026-10-22T00:48:00Z" w16du:dateUtc="2026-10-21T23:48:00Z">
        <w:r w:rsidR="006B308B">
          <w:rPr>
            <w:lang w:val="es-ES"/>
          </w:rPr>
          <w:t xml:space="preserve"> en Mexico</w:t>
        </w:r>
      </w:ins>
      <w:ins w:id="375" w:author="nohemi fabiola serrano aguilar" w:date="2026-10-22T00:35:00Z" w16du:dateUtc="2026-10-21T23:35:00Z">
        <w:r w:rsidR="00105E2A">
          <w:rPr>
            <w:lang w:val="es-ES"/>
          </w:rPr>
          <w:t xml:space="preserve"> para las empres</w:t>
        </w:r>
      </w:ins>
      <w:ins w:id="376" w:author="nohemi fabiola serrano aguilar" w:date="2026-10-22T00:39:00Z" w16du:dateUtc="2026-10-21T23:39:00Z">
        <w:r w:rsidR="0012791E">
          <w:rPr>
            <w:lang w:val="es-ES"/>
          </w:rPr>
          <w:t>as</w:t>
        </w:r>
      </w:ins>
      <w:ins w:id="377" w:author="nohemi fabiola serrano aguilar" w:date="2026-10-22T00:35:00Z" w16du:dateUtc="2026-10-21T23:35:00Z">
        <w:r w:rsidR="00105E2A">
          <w:rPr>
            <w:lang w:val="es-ES"/>
          </w:rPr>
          <w:t xml:space="preserve"> farmaceuticas </w:t>
        </w:r>
      </w:ins>
      <w:ins w:id="378" w:author="nohemi fabiola serrano aguilar" w:date="2026-10-22T00:39:00Z" w16du:dateUtc="2026-10-21T23:39:00Z">
        <w:r w:rsidR="0012791E">
          <w:rPr>
            <w:lang w:val="es-ES"/>
          </w:rPr>
          <w:t xml:space="preserve">es la ineficiente asignacion de inventario medico </w:t>
        </w:r>
      </w:ins>
      <w:ins w:id="379" w:author="nohemi fabiola serrano aguilar" w:date="2026-10-22T00:40:00Z" w16du:dateUtc="2026-10-21T23:40:00Z">
        <w:r w:rsidR="008F6E2E">
          <w:rPr>
            <w:lang w:val="es-ES"/>
          </w:rPr>
          <w:t xml:space="preserve">a traves de centros de distribucion </w:t>
        </w:r>
      </w:ins>
      <w:ins w:id="380" w:author="nohemi fabiola serrano aguilar" w:date="2026-10-22T01:06:00Z" w16du:dateUtc="2026-10-22T00:06:00Z">
        <w:r w:rsidR="00C974ED">
          <w:rPr>
            <w:lang w:val="es-ES"/>
          </w:rPr>
          <w:t>regional</w:t>
        </w:r>
      </w:ins>
      <w:ins w:id="381" w:author="nohemi fabiola serrano aguilar" w:date="2026-10-22T10:30:00Z" w16du:dateUtc="2026-10-22T09:30:00Z">
        <w:r w:rsidR="00966FC3">
          <w:rPr>
            <w:lang w:val="es-ES"/>
          </w:rPr>
          <w:t>es</w:t>
        </w:r>
      </w:ins>
      <w:ins w:id="382" w:author="nohemi fabiola serrano aguilar" w:date="2026-10-22T01:06:00Z" w16du:dateUtc="2026-10-22T00:06:00Z">
        <w:r w:rsidR="009173D6">
          <w:rPr>
            <w:lang w:val="es-ES"/>
          </w:rPr>
          <w:t>,</w:t>
        </w:r>
      </w:ins>
      <w:ins w:id="383" w:author="nohemi fabiola serrano aguilar" w:date="2026-10-22T00:51:00Z" w16du:dateUtc="2026-10-21T23:51:00Z">
        <w:r w:rsidR="006F7AB7">
          <w:rPr>
            <w:lang w:val="es-ES"/>
          </w:rPr>
          <w:t xml:space="preserve"> </w:t>
        </w:r>
      </w:ins>
      <w:ins w:id="384" w:author="nohemi fabiola serrano aguilar" w:date="2026-10-22T01:01:00Z" w16du:dateUtc="2026-10-22T00:01:00Z">
        <w:r w:rsidR="00E85182">
          <w:rPr>
            <w:lang w:val="es-ES"/>
          </w:rPr>
          <w:t xml:space="preserve">provocando el </w:t>
        </w:r>
      </w:ins>
      <w:ins w:id="385" w:author="nohemi fabiola serrano aguilar" w:date="2026-10-22T00:58:00Z" w16du:dateUtc="2026-10-21T23:58:00Z">
        <w:r w:rsidR="003D7B67">
          <w:rPr>
            <w:lang w:val="es-ES"/>
          </w:rPr>
          <w:t>sobreabastecimiento de almacenes centrales</w:t>
        </w:r>
      </w:ins>
      <w:ins w:id="386" w:author="nohemi fabiola serrano aguilar" w:date="2026-10-22T01:27:00Z" w16du:dateUtc="2026-10-22T00:27:00Z">
        <w:r w:rsidR="00011F26">
          <w:rPr>
            <w:lang w:val="es-ES"/>
          </w:rPr>
          <w:t>,</w:t>
        </w:r>
      </w:ins>
      <w:ins w:id="387" w:author="nohemi fabiola serrano aguilar" w:date="2026-10-22T00:58:00Z" w16du:dateUtc="2026-10-21T23:58:00Z">
        <w:r w:rsidR="003D7B67">
          <w:rPr>
            <w:lang w:val="es-ES"/>
          </w:rPr>
          <w:t xml:space="preserve"> y</w:t>
        </w:r>
      </w:ins>
      <w:ins w:id="388" w:author="nohemi fabiola serrano aguilar" w:date="2026-10-22T01:27:00Z" w16du:dateUtc="2026-10-22T00:27:00Z">
        <w:r w:rsidR="00011F26">
          <w:rPr>
            <w:lang w:val="es-ES"/>
          </w:rPr>
          <w:t xml:space="preserve"> al mismo tiempo, el</w:t>
        </w:r>
      </w:ins>
      <w:ins w:id="389" w:author="nohemi fabiola serrano aguilar" w:date="2026-10-22T00:58:00Z" w16du:dateUtc="2026-10-21T23:58:00Z">
        <w:r w:rsidR="003D7B67">
          <w:rPr>
            <w:lang w:val="es-ES"/>
          </w:rPr>
          <w:t xml:space="preserve"> desabasto critico </w:t>
        </w:r>
      </w:ins>
      <w:ins w:id="390" w:author="nohemi fabiola serrano aguilar" w:date="2026-10-22T01:04:00Z" w16du:dateUtc="2026-10-22T00:04:00Z">
        <w:r w:rsidR="00975B77">
          <w:rPr>
            <w:lang w:val="es-ES"/>
          </w:rPr>
          <w:t>en clinicas de primer y segundo contacto</w:t>
        </w:r>
      </w:ins>
      <w:ins w:id="391" w:author="nohemi fabiola serrano aguilar" w:date="2026-10-22T01:11:00Z" w16du:dateUtc="2026-10-22T00:11:00Z">
        <w:r w:rsidR="005E577B">
          <w:rPr>
            <w:lang w:val="es-ES"/>
          </w:rPr>
          <w:t xml:space="preserve">, sumado a </w:t>
        </w:r>
      </w:ins>
      <w:ins w:id="392" w:author="nohemi fabiola serrano aguilar" w:date="2026-10-22T01:12:00Z" w16du:dateUtc="2026-10-22T00:12:00Z">
        <w:r w:rsidR="009870DC">
          <w:rPr>
            <w:lang w:val="es-ES"/>
          </w:rPr>
          <w:t xml:space="preserve">que los sistemas de gestion institucionales suelen basar </w:t>
        </w:r>
        <w:r w:rsidR="009971B1">
          <w:rPr>
            <w:lang w:val="es-ES"/>
          </w:rPr>
          <w:t>sus desiciones de inventario en historicos de compras anu</w:t>
        </w:r>
      </w:ins>
      <w:ins w:id="393" w:author="nohemi fabiola serrano aguilar" w:date="2026-10-22T01:13:00Z" w16du:dateUtc="2026-10-22T00:13:00Z">
        <w:r w:rsidR="009971B1">
          <w:rPr>
            <w:lang w:val="es-ES"/>
          </w:rPr>
          <w:t>ales en lugar de</w:t>
        </w:r>
      </w:ins>
      <w:ins w:id="394" w:author="nohemi fabiola serrano aguilar" w:date="2026-10-22T10:32:00Z" w16du:dateUtc="2026-10-22T09:32:00Z">
        <w:r w:rsidR="009D4680">
          <w:rPr>
            <w:lang w:val="es-ES"/>
          </w:rPr>
          <w:t xml:space="preserve"> </w:t>
        </w:r>
      </w:ins>
      <w:ins w:id="395" w:author="nohemi fabiola serrano aguilar" w:date="2026-10-22T01:13:00Z" w16du:dateUtc="2026-10-22T00:13:00Z">
        <w:r w:rsidR="009971B1">
          <w:rPr>
            <w:lang w:val="es-ES"/>
          </w:rPr>
          <w:t xml:space="preserve"> </w:t>
        </w:r>
      </w:ins>
      <w:ins w:id="396" w:author="nohemi fabiola serrano aguilar" w:date="2026-10-22T01:14:00Z" w16du:dateUtc="2026-10-22T00:14:00Z">
        <w:r w:rsidR="001F2520">
          <w:rPr>
            <w:lang w:val="es-ES"/>
          </w:rPr>
          <w:t xml:space="preserve">modelos </w:t>
        </w:r>
        <w:r w:rsidR="006743FD">
          <w:rPr>
            <w:lang w:val="es-ES"/>
          </w:rPr>
          <w:t xml:space="preserve">basados en </w:t>
        </w:r>
        <w:r w:rsidR="00FF3BF0">
          <w:rPr>
            <w:lang w:val="es-ES"/>
          </w:rPr>
          <w:t xml:space="preserve">datos que les </w:t>
        </w:r>
      </w:ins>
      <w:ins w:id="397" w:author="nohemi fabiola serrano aguilar" w:date="2026-10-22T01:30:00Z" w16du:dateUtc="2026-10-22T00:30:00Z">
        <w:r w:rsidR="00561CF0">
          <w:rPr>
            <w:lang w:val="es-ES"/>
          </w:rPr>
          <w:t>permitan</w:t>
        </w:r>
      </w:ins>
      <w:ins w:id="398" w:author="nohemi fabiola serrano aguilar" w:date="2026-10-22T01:21:00Z" w16du:dateUtc="2026-10-22T00:21:00Z">
        <w:r w:rsidR="000C4875">
          <w:rPr>
            <w:lang w:val="es-ES"/>
          </w:rPr>
          <w:t xml:space="preserve"> prever picos </w:t>
        </w:r>
      </w:ins>
      <w:ins w:id="399" w:author="nohemi fabiola serrano aguilar" w:date="2026-10-22T01:22:00Z" w16du:dateUtc="2026-10-22T00:22:00Z">
        <w:r w:rsidR="000C4875">
          <w:rPr>
            <w:lang w:val="es-ES"/>
          </w:rPr>
          <w:t>de demanda</w:t>
        </w:r>
        <w:r w:rsidR="00122028">
          <w:rPr>
            <w:lang w:val="es-ES"/>
          </w:rPr>
          <w:t xml:space="preserve"> en municipios o zonas rurales especificas.</w:t>
        </w:r>
      </w:ins>
      <w:ins w:id="400" w:author="nohemi fabiola serrano aguilar" w:date="2026-10-22T01:17:00Z" w16du:dateUtc="2026-10-22T00:17:00Z">
        <w:r w:rsidR="00132AA2">
          <w:rPr>
            <w:lang w:val="es-ES"/>
          </w:rPr>
          <w:t xml:space="preserve"> </w:t>
        </w:r>
      </w:ins>
    </w:p>
    <w:p w14:paraId="314D118F" w14:textId="2B2D943A" w:rsidR="004C490D" w:rsidRDefault="00C77076" w:rsidP="004631DD">
      <w:pPr>
        <w:jc w:val="both"/>
        <w:rPr>
          <w:ins w:id="401" w:author="nohemi fabiola serrano aguilar" w:date="2026-10-22T13:46:00Z" w16du:dateUtc="2026-10-22T12:46:00Z"/>
          <w:lang w:val="es-ES"/>
        </w:rPr>
      </w:pPr>
      <w:ins w:id="402" w:author="nohemi fabiola serrano aguilar" w:date="2026-10-22T01:24:00Z" w16du:dateUtc="2026-10-22T00:24:00Z">
        <w:r>
          <w:rPr>
            <w:lang w:val="es-ES"/>
          </w:rPr>
          <w:t>Para las farmaceuticas, esto se traduce en perdidas comerciales por mermas y devoluciones de productos vencidos</w:t>
        </w:r>
        <w:r w:rsidR="00BD4631">
          <w:rPr>
            <w:lang w:val="es-ES"/>
          </w:rPr>
          <w:t xml:space="preserve"> en almacenes donde </w:t>
        </w:r>
      </w:ins>
      <w:ins w:id="403" w:author="nohemi fabiola serrano aguilar" w:date="2026-10-22T01:25:00Z" w16du:dateUtc="2026-10-22T00:25:00Z">
        <w:r w:rsidR="00BD4631">
          <w:rPr>
            <w:lang w:val="es-ES"/>
          </w:rPr>
          <w:t>no se necesitaban, al mismo tiempo se p</w:t>
        </w:r>
      </w:ins>
      <w:ins w:id="404" w:author="nohemi fabiola serrano aguilar" w:date="2026-10-22T01:30:00Z" w16du:dateUtc="2026-10-22T00:30:00Z">
        <w:r w:rsidR="00561CF0">
          <w:rPr>
            <w:lang w:val="es-ES"/>
          </w:rPr>
          <w:t>ierd</w:t>
        </w:r>
      </w:ins>
      <w:ins w:id="405" w:author="nohemi fabiola serrano aguilar" w:date="2026-10-22T01:25:00Z" w16du:dateUtc="2026-10-22T00:25:00Z">
        <w:r w:rsidR="00BD4631">
          <w:rPr>
            <w:lang w:val="es-ES"/>
          </w:rPr>
          <w:t xml:space="preserve">en </w:t>
        </w:r>
        <w:r w:rsidR="000E0C73">
          <w:rPr>
            <w:lang w:val="es-ES"/>
          </w:rPr>
          <w:t xml:space="preserve">ventas por desabasto en zonas </w:t>
        </w:r>
      </w:ins>
      <w:ins w:id="406" w:author="nohemi fabiola serrano aguilar" w:date="2026-10-24T01:31:00Z" w16du:dateUtc="2026-10-24T00:31:00Z">
        <w:r w:rsidR="000F4E49">
          <w:rPr>
            <w:lang w:val="es-ES"/>
          </w:rPr>
          <w:t>de alta incidencia</w:t>
        </w:r>
      </w:ins>
      <w:ins w:id="407" w:author="nohemi fabiola serrano aguilar" w:date="2026-10-22T01:25:00Z" w16du:dateUtc="2026-10-22T00:25:00Z">
        <w:r w:rsidR="000E0C73">
          <w:rPr>
            <w:lang w:val="es-ES"/>
          </w:rPr>
          <w:t xml:space="preserve">. Para la poblacion, la ineficiencia se traduce directamente en </w:t>
        </w:r>
        <w:r w:rsidR="00E5027E">
          <w:rPr>
            <w:lang w:val="es-ES"/>
          </w:rPr>
          <w:t>tasas de mortalidad materna e infa</w:t>
        </w:r>
      </w:ins>
      <w:ins w:id="408" w:author="nohemi fabiola serrano aguilar" w:date="2026-10-22T01:26:00Z" w16du:dateUtc="2026-10-22T00:26:00Z">
        <w:r w:rsidR="00E5027E">
          <w:rPr>
            <w:lang w:val="es-ES"/>
          </w:rPr>
          <w:t>ntil por causas que eran medicamente prevenibles.</w:t>
        </w:r>
      </w:ins>
    </w:p>
    <w:p w14:paraId="3077B7CB" w14:textId="77777777" w:rsidR="004C490D" w:rsidRDefault="004C490D" w:rsidP="004631DD">
      <w:pPr>
        <w:jc w:val="both"/>
        <w:rPr>
          <w:ins w:id="409" w:author="nohemi fabiola serrano aguilar" w:date="2026-10-22T09:47:00Z" w16du:dateUtc="2026-10-22T08:47:00Z"/>
          <w:lang w:val="es-ES"/>
        </w:rPr>
      </w:pPr>
    </w:p>
    <w:p w14:paraId="100E7812" w14:textId="051F7833" w:rsidR="004631DD" w:rsidRDefault="00A07CA3" w:rsidP="004631DD">
      <w:pPr>
        <w:pStyle w:val="ListParagraph"/>
        <w:numPr>
          <w:ilvl w:val="0"/>
          <w:numId w:val="34"/>
        </w:numPr>
        <w:jc w:val="both"/>
        <w:rPr>
          <w:ins w:id="410" w:author="nohemi fabiola serrano aguilar" w:date="2026-10-22T10:02:00Z" w16du:dateUtc="2026-10-22T09:02:00Z"/>
          <w:lang w:val="es-ES"/>
        </w:rPr>
      </w:pPr>
      <w:ins w:id="411" w:author="nohemi fabiola serrano aguilar" w:date="2026-10-22T10:02:00Z" w16du:dateUtc="2026-10-22T09:02:00Z">
        <w:r>
          <w:rPr>
            <w:lang w:val="es-ES"/>
          </w:rPr>
          <w:t>Meta y Objetivos</w:t>
        </w:r>
      </w:ins>
    </w:p>
    <w:p w14:paraId="65961F3E" w14:textId="77777777" w:rsidR="00A07CA3" w:rsidRDefault="00A07CA3" w:rsidP="00A07CA3">
      <w:pPr>
        <w:jc w:val="both"/>
        <w:rPr>
          <w:ins w:id="412" w:author="nohemi fabiola serrano aguilar" w:date="2026-10-22T10:02:00Z" w16du:dateUtc="2026-10-22T09:02:00Z"/>
          <w:lang w:val="es-ES"/>
        </w:rPr>
      </w:pPr>
    </w:p>
    <w:p w14:paraId="6360E195" w14:textId="4546712C" w:rsidR="00A07CA3" w:rsidRDefault="00966FC3" w:rsidP="00A07CA3">
      <w:pPr>
        <w:jc w:val="both"/>
        <w:rPr>
          <w:ins w:id="413" w:author="nohemi fabiola serrano aguilar" w:date="2026-10-22T12:25:00Z" w16du:dateUtc="2026-10-22T11:25:00Z"/>
          <w:lang w:val="es-ES"/>
        </w:rPr>
      </w:pPr>
      <w:ins w:id="414" w:author="nohemi fabiola serrano aguilar" w:date="2026-10-22T10:21:00Z" w16du:dateUtc="2026-10-22T09:21:00Z">
        <w:r>
          <w:rPr>
            <w:lang w:val="es-ES"/>
          </w:rPr>
          <w:t xml:space="preserve">El objetivo principal es desarrollar </w:t>
        </w:r>
      </w:ins>
      <w:ins w:id="415" w:author="nohemi fabiola serrano aguilar" w:date="2026-10-22T10:33:00Z" w16du:dateUtc="2026-10-22T09:33:00Z">
        <w:r w:rsidR="009D4680">
          <w:rPr>
            <w:lang w:val="es-ES"/>
          </w:rPr>
          <w:t>e impulsar el uso d</w:t>
        </w:r>
      </w:ins>
      <w:ins w:id="416" w:author="nohemi fabiola serrano aguilar" w:date="2026-10-22T10:34:00Z" w16du:dateUtc="2026-10-22T09:34:00Z">
        <w:r w:rsidR="009D4680">
          <w:rPr>
            <w:lang w:val="es-ES"/>
          </w:rPr>
          <w:t>e metologias de rotacion automatizada</w:t>
        </w:r>
      </w:ins>
      <w:ins w:id="417" w:author="nohemi fabiola serrano aguilar" w:date="2026-10-22T12:44:00Z" w16du:dateUtc="2026-10-22T11:44:00Z">
        <w:r w:rsidR="000565AA">
          <w:rPr>
            <w:lang w:val="es-ES"/>
          </w:rPr>
          <w:t>s</w:t>
        </w:r>
      </w:ins>
      <w:ins w:id="418" w:author="nohemi fabiola serrano aguilar" w:date="2026-10-22T11:35:00Z" w16du:dateUtc="2026-10-22T10:35:00Z">
        <w:r w:rsidR="00BD77C6">
          <w:rPr>
            <w:lang w:val="es-ES"/>
          </w:rPr>
          <w:t xml:space="preserve">, </w:t>
        </w:r>
      </w:ins>
      <w:ins w:id="419" w:author="nohemi fabiola serrano aguilar" w:date="2026-10-22T10:38:00Z" w16du:dateUtc="2026-10-22T09:38:00Z">
        <w:r w:rsidR="009D4680">
          <w:rPr>
            <w:lang w:val="es-ES"/>
          </w:rPr>
          <w:t xml:space="preserve">que </w:t>
        </w:r>
      </w:ins>
      <w:ins w:id="420" w:author="nohemi fabiola serrano aguilar" w:date="2026-10-24T00:23:00Z" w16du:dateUtc="2026-10-23T23:23:00Z">
        <w:r w:rsidR="00C73E7B">
          <w:rPr>
            <w:lang w:val="es-ES"/>
          </w:rPr>
          <w:t>modelen las tendencias de</w:t>
        </w:r>
      </w:ins>
      <w:ins w:id="421" w:author="nohemi fabiola serrano aguilar" w:date="2026-10-22T10:45:00Z" w16du:dateUtc="2026-10-22T09:45:00Z">
        <w:r w:rsidR="004616E5">
          <w:rPr>
            <w:lang w:val="es-ES"/>
          </w:rPr>
          <w:t xml:space="preserve"> demanda</w:t>
        </w:r>
      </w:ins>
      <w:ins w:id="422" w:author="nohemi fabiola serrano aguilar" w:date="2026-10-24T00:23:00Z" w16du:dateUtc="2026-10-23T23:23:00Z">
        <w:r w:rsidR="00C73E7B">
          <w:rPr>
            <w:lang w:val="es-ES"/>
          </w:rPr>
          <w:t xml:space="preserve"> obstetrica</w:t>
        </w:r>
      </w:ins>
      <w:ins w:id="423" w:author="nohemi fabiola serrano aguilar" w:date="2026-10-22T10:45:00Z" w16du:dateUtc="2026-10-22T09:45:00Z">
        <w:r w:rsidR="004616E5">
          <w:rPr>
            <w:lang w:val="es-ES"/>
          </w:rPr>
          <w:t xml:space="preserve"> regional </w:t>
        </w:r>
      </w:ins>
      <w:ins w:id="424" w:author="nohemi fabiola serrano aguilar" w:date="2026-10-24T00:23:00Z" w16du:dateUtc="2026-10-23T23:23:00Z">
        <w:r w:rsidR="00C73E7B">
          <w:rPr>
            <w:lang w:val="es-ES"/>
          </w:rPr>
          <w:t xml:space="preserve">a traves de las entidades federativas Mexicanas </w:t>
        </w:r>
      </w:ins>
      <w:ins w:id="425" w:author="nohemi fabiola serrano aguilar" w:date="2026-10-24T00:24:00Z" w16du:dateUtc="2026-10-23T23:24:00Z">
        <w:r w:rsidR="00C73E7B">
          <w:rPr>
            <w:lang w:val="es-ES"/>
          </w:rPr>
          <w:t>para optimizar las asignaciones de suministros.</w:t>
        </w:r>
      </w:ins>
    </w:p>
    <w:p w14:paraId="7095D6E0" w14:textId="77777777" w:rsidR="003D5390" w:rsidRDefault="003D5390" w:rsidP="00A07CA3">
      <w:pPr>
        <w:jc w:val="both"/>
        <w:rPr>
          <w:ins w:id="426" w:author="nohemi fabiola serrano aguilar" w:date="2026-10-22T12:25:00Z" w16du:dateUtc="2026-10-22T11:25:00Z"/>
          <w:lang w:val="es-ES"/>
        </w:rPr>
      </w:pPr>
    </w:p>
    <w:p w14:paraId="353674E8" w14:textId="18E9300C" w:rsidR="003D5390" w:rsidRDefault="003D5390" w:rsidP="00A07CA3">
      <w:pPr>
        <w:jc w:val="both"/>
        <w:rPr>
          <w:ins w:id="427" w:author="nohemi fabiola serrano aguilar" w:date="2026-10-22T12:28:00Z" w16du:dateUtc="2026-10-22T11:28:00Z"/>
          <w:lang w:val="es-ES"/>
        </w:rPr>
      </w:pPr>
      <w:ins w:id="428" w:author="nohemi fabiola serrano aguilar" w:date="2026-10-22T12:25:00Z" w16du:dateUtc="2026-10-22T11:25:00Z">
        <w:r>
          <w:rPr>
            <w:lang w:val="es-ES"/>
          </w:rPr>
          <w:lastRenderedPageBreak/>
          <w:t>Objetivo 1. Reduccion de mermas por Caducidad</w:t>
        </w:r>
      </w:ins>
      <w:ins w:id="429" w:author="nohemi fabiola serrano aguilar" w:date="2026-10-22T12:43:00Z" w16du:dateUtc="2026-10-22T11:43:00Z">
        <w:r w:rsidR="000565AA">
          <w:rPr>
            <w:lang w:val="es-ES"/>
          </w:rPr>
          <w:t xml:space="preserve"> sustituyendo</w:t>
        </w:r>
      </w:ins>
      <w:ins w:id="430" w:author="nohemi fabiola serrano aguilar" w:date="2026-10-22T12:26:00Z" w16du:dateUtc="2026-10-22T11:26:00Z">
        <w:r w:rsidR="00591904">
          <w:rPr>
            <w:lang w:val="es-ES"/>
          </w:rPr>
          <w:t xml:space="preserve"> el reabastecimiento inercial por un modelo de accion basado</w:t>
        </w:r>
      </w:ins>
      <w:ins w:id="431" w:author="nohemi fabiola serrano aguilar" w:date="2026-10-22T12:27:00Z" w16du:dateUtc="2026-10-22T11:27:00Z">
        <w:r w:rsidR="00591904">
          <w:rPr>
            <w:lang w:val="es-ES"/>
          </w:rPr>
          <w:t xml:space="preserve"> en el riesgo epidemiologico </w:t>
        </w:r>
      </w:ins>
      <w:ins w:id="432" w:author="nohemi fabiola serrano aguilar" w:date="2026-10-22T12:43:00Z" w16du:dateUtc="2026-10-22T11:43:00Z">
        <w:r w:rsidR="000565AA">
          <w:rPr>
            <w:lang w:val="es-ES"/>
          </w:rPr>
          <w:t>y diseno demografico.</w:t>
        </w:r>
      </w:ins>
    </w:p>
    <w:p w14:paraId="366E9DC2" w14:textId="5393526B" w:rsidR="00591904" w:rsidRDefault="00591904" w:rsidP="00A07CA3">
      <w:pPr>
        <w:jc w:val="both"/>
        <w:rPr>
          <w:ins w:id="433" w:author="nohemi fabiola serrano aguilar" w:date="2026-10-22T12:30:00Z" w16du:dateUtc="2026-10-22T11:30:00Z"/>
          <w:lang w:val="es-ES"/>
        </w:rPr>
      </w:pPr>
      <w:ins w:id="434" w:author="nohemi fabiola serrano aguilar" w:date="2026-10-22T12:28:00Z" w16du:dateUtc="2026-10-22T11:28:00Z">
        <w:r>
          <w:rPr>
            <w:lang w:val="es-ES"/>
          </w:rPr>
          <w:t xml:space="preserve">Objetivo 2. </w:t>
        </w:r>
      </w:ins>
      <w:ins w:id="435" w:author="nohemi fabiola serrano aguilar" w:date="2026-10-22T12:29:00Z" w16du:dateUtc="2026-10-22T11:29:00Z">
        <w:r>
          <w:rPr>
            <w:lang w:val="es-ES"/>
          </w:rPr>
          <w:t>Optimizacion de costos de servicio</w:t>
        </w:r>
      </w:ins>
      <w:ins w:id="436" w:author="nohemi fabiola serrano aguilar" w:date="2026-10-22T12:45:00Z" w16du:dateUtc="2026-10-22T11:45:00Z">
        <w:r w:rsidR="000565AA">
          <w:rPr>
            <w:lang w:val="es-ES"/>
          </w:rPr>
          <w:t xml:space="preserve"> co</w:t>
        </w:r>
      </w:ins>
      <w:ins w:id="437" w:author="nohemi fabiola serrano aguilar" w:date="2026-10-22T12:46:00Z" w16du:dateUtc="2026-10-22T11:46:00Z">
        <w:r w:rsidR="00A1482E">
          <w:rPr>
            <w:lang w:val="es-ES"/>
          </w:rPr>
          <w:t>n</w:t>
        </w:r>
      </w:ins>
      <w:ins w:id="438" w:author="nohemi fabiola serrano aguilar" w:date="2026-10-22T12:45:00Z" w16du:dateUtc="2026-10-22T11:45:00Z">
        <w:r w:rsidR="000565AA">
          <w:rPr>
            <w:lang w:val="es-ES"/>
          </w:rPr>
          <w:t>solidando</w:t>
        </w:r>
      </w:ins>
      <w:ins w:id="439" w:author="nohemi fabiola serrano aguilar" w:date="2026-10-22T12:29:00Z" w16du:dateUtc="2026-10-22T11:29:00Z">
        <w:r>
          <w:rPr>
            <w:lang w:val="es-ES"/>
          </w:rPr>
          <w:t xml:space="preserve"> </w:t>
        </w:r>
      </w:ins>
      <w:ins w:id="440" w:author="nohemi fabiola serrano aguilar" w:date="2026-10-22T12:46:00Z" w16du:dateUtc="2026-10-22T11:46:00Z">
        <w:r w:rsidR="00A1482E">
          <w:rPr>
            <w:lang w:val="es-ES"/>
          </w:rPr>
          <w:t>el abasto</w:t>
        </w:r>
      </w:ins>
      <w:ins w:id="441" w:author="nohemi fabiola serrano aguilar" w:date="2026-10-22T12:29:00Z" w16du:dateUtc="2026-10-22T11:29:00Z">
        <w:r>
          <w:rPr>
            <w:lang w:val="es-ES"/>
          </w:rPr>
          <w:t xml:space="preserve"> en los centros de Distribucion (CEDIS) </w:t>
        </w:r>
      </w:ins>
      <w:ins w:id="442" w:author="nohemi fabiola serrano aguilar" w:date="2026-10-22T12:30:00Z" w16du:dateUtc="2026-10-22T11:30:00Z">
        <w:r>
          <w:rPr>
            <w:lang w:val="es-ES"/>
          </w:rPr>
          <w:t>intermedios antes que los picos estacionales detectados por el algoritmo.</w:t>
        </w:r>
      </w:ins>
    </w:p>
    <w:p w14:paraId="6CA2E585" w14:textId="77777777" w:rsidR="00591904" w:rsidRDefault="00591904" w:rsidP="00A07CA3">
      <w:pPr>
        <w:jc w:val="both"/>
        <w:rPr>
          <w:ins w:id="443" w:author="nohemi fabiola serrano aguilar" w:date="2026-10-22T12:30:00Z" w16du:dateUtc="2026-10-22T11:30:00Z"/>
          <w:lang w:val="es-ES"/>
        </w:rPr>
      </w:pPr>
    </w:p>
    <w:p w14:paraId="6B399574" w14:textId="5143F62D" w:rsidR="00591904" w:rsidRDefault="00591904" w:rsidP="00A07CA3">
      <w:pPr>
        <w:jc w:val="both"/>
        <w:rPr>
          <w:ins w:id="444" w:author="nohemi fabiola serrano aguilar" w:date="2026-10-22T12:34:00Z" w16du:dateUtc="2026-10-22T11:34:00Z"/>
          <w:lang w:val="es-ES"/>
        </w:rPr>
      </w:pPr>
      <w:ins w:id="445" w:author="nohemi fabiola serrano aguilar" w:date="2026-10-22T12:30:00Z" w16du:dateUtc="2026-10-22T11:30:00Z">
        <w:r>
          <w:rPr>
            <w:lang w:val="es-ES"/>
          </w:rPr>
          <w:t xml:space="preserve">Objetivo 3. </w:t>
        </w:r>
      </w:ins>
      <w:ins w:id="446" w:author="nohemi fabiola serrano aguilar" w:date="2026-10-22T12:31:00Z" w16du:dateUtc="2026-10-22T11:31:00Z">
        <w:r>
          <w:rPr>
            <w:lang w:val="es-ES"/>
          </w:rPr>
          <w:t>Incremento en el nivel de Servicio y Cumplimiento de Contratos</w:t>
        </w:r>
      </w:ins>
      <w:ins w:id="447" w:author="nohemi fabiola serrano aguilar" w:date="2026-10-22T12:47:00Z" w16du:dateUtc="2026-10-22T11:47:00Z">
        <w:r w:rsidR="00A1482E">
          <w:rPr>
            <w:lang w:val="es-ES"/>
          </w:rPr>
          <w:t xml:space="preserve"> asegurando </w:t>
        </w:r>
      </w:ins>
      <w:ins w:id="448" w:author="nohemi fabiola serrano aguilar" w:date="2026-10-22T12:31:00Z" w16du:dateUtc="2026-10-22T11:31:00Z">
        <w:r>
          <w:rPr>
            <w:lang w:val="es-ES"/>
          </w:rPr>
          <w:t>que el opera</w:t>
        </w:r>
      </w:ins>
      <w:ins w:id="449" w:author="nohemi fabiola serrano aguilar" w:date="2026-10-22T12:32:00Z" w16du:dateUtc="2026-10-22T11:32:00Z">
        <w:r>
          <w:rPr>
            <w:lang w:val="es-ES"/>
          </w:rPr>
          <w:t xml:space="preserve">dor logistico </w:t>
        </w:r>
      </w:ins>
      <w:ins w:id="450" w:author="nohemi fabiola serrano aguilar" w:date="2026-10-22T12:47:00Z" w16du:dateUtc="2026-10-22T11:47:00Z">
        <w:r w:rsidR="00A1482E">
          <w:rPr>
            <w:lang w:val="es-ES"/>
          </w:rPr>
          <w:t>c</w:t>
        </w:r>
      </w:ins>
      <w:ins w:id="451" w:author="nohemi fabiola serrano aguilar" w:date="2026-10-22T12:32:00Z" w16du:dateUtc="2026-10-22T11:32:00Z">
        <w:r>
          <w:rPr>
            <w:lang w:val="es-ES"/>
          </w:rPr>
          <w:t>umpla de forma estricta con las entregas a las instituciones de salud</w:t>
        </w:r>
      </w:ins>
      <w:ins w:id="452" w:author="nohemi fabiola serrano aguilar" w:date="2026-10-22T12:33:00Z" w16du:dateUtc="2026-10-22T11:33:00Z">
        <w:r>
          <w:rPr>
            <w:lang w:val="es-ES"/>
          </w:rPr>
          <w:t xml:space="preserve"> </w:t>
        </w:r>
      </w:ins>
      <w:ins w:id="453" w:author="nohemi fabiola serrano aguilar" w:date="2026-10-22T12:34:00Z" w16du:dateUtc="2026-10-22T11:34:00Z">
        <w:r>
          <w:rPr>
            <w:lang w:val="es-ES"/>
          </w:rPr>
          <w:t>evitando cancelaciones de contratos gubernamentales o privados por falta de inventario en momentos de emergencia.</w:t>
        </w:r>
      </w:ins>
    </w:p>
    <w:p w14:paraId="4FFC9291" w14:textId="77777777" w:rsidR="00591904" w:rsidRDefault="00591904" w:rsidP="00A07CA3">
      <w:pPr>
        <w:jc w:val="both"/>
        <w:rPr>
          <w:ins w:id="454" w:author="nohemi fabiola serrano aguilar" w:date="2026-10-22T12:34:00Z" w16du:dateUtc="2026-10-22T11:34:00Z"/>
          <w:lang w:val="es-ES"/>
        </w:rPr>
      </w:pPr>
    </w:p>
    <w:p w14:paraId="1B82C07D" w14:textId="59C71917" w:rsidR="003D5390" w:rsidRDefault="00591904" w:rsidP="00A07CA3">
      <w:pPr>
        <w:jc w:val="both"/>
        <w:rPr>
          <w:ins w:id="455" w:author="nohemi fabiola serrano aguilar" w:date="2026-10-22T12:37:00Z" w16du:dateUtc="2026-10-22T11:37:00Z"/>
          <w:lang w:val="es-ES"/>
        </w:rPr>
      </w:pPr>
      <w:ins w:id="456" w:author="nohemi fabiola serrano aguilar" w:date="2026-10-22T12:34:00Z" w16du:dateUtc="2026-10-22T11:34:00Z">
        <w:r>
          <w:rPr>
            <w:lang w:val="es-ES"/>
          </w:rPr>
          <w:t xml:space="preserve">Objetivo 4. </w:t>
        </w:r>
      </w:ins>
      <w:ins w:id="457" w:author="nohemi fabiola serrano aguilar" w:date="2026-10-22T12:35:00Z" w16du:dateUtc="2026-10-22T11:35:00Z">
        <w:r>
          <w:rPr>
            <w:lang w:val="es-ES"/>
          </w:rPr>
          <w:t>Maximizacion de la rotacion de Inventario de Alta Especialidad. Mejorar el desplazamiento de inventarios perecederos</w:t>
        </w:r>
      </w:ins>
      <w:ins w:id="458" w:author="nohemi fabiola serrano aguilar" w:date="2026-10-22T12:36:00Z" w16du:dateUtc="2026-10-22T11:36:00Z">
        <w:r w:rsidR="000565AA">
          <w:rPr>
            <w:lang w:val="es-ES"/>
          </w:rPr>
          <w:t xml:space="preserve"> reduciendo la permanencia en almacenes, liberando flujos de efectivo y asegurando que el producto llegue al paciente </w:t>
        </w:r>
      </w:ins>
      <w:ins w:id="459" w:author="nohemi fabiola serrano aguilar" w:date="2026-10-22T12:37:00Z" w16du:dateUtc="2026-10-22T11:37:00Z">
        <w:r w:rsidR="000565AA">
          <w:rPr>
            <w:lang w:val="es-ES"/>
          </w:rPr>
          <w:t>con la mayor vida util remanente posible.</w:t>
        </w:r>
      </w:ins>
    </w:p>
    <w:p w14:paraId="51B2C03E" w14:textId="77777777" w:rsidR="000565AA" w:rsidRDefault="000565AA" w:rsidP="00A07CA3">
      <w:pPr>
        <w:jc w:val="both"/>
        <w:rPr>
          <w:ins w:id="460" w:author="nohemi fabiola serrano aguilar" w:date="2026-10-22T12:37:00Z" w16du:dateUtc="2026-10-22T11:37:00Z"/>
          <w:lang w:val="es-ES"/>
        </w:rPr>
      </w:pPr>
    </w:p>
    <w:p w14:paraId="76A75846" w14:textId="2F750679" w:rsidR="000565AA" w:rsidRPr="00A1482E" w:rsidRDefault="000565AA">
      <w:pPr>
        <w:pStyle w:val="ListParagraph"/>
        <w:numPr>
          <w:ilvl w:val="1"/>
          <w:numId w:val="34"/>
        </w:numPr>
        <w:jc w:val="both"/>
        <w:rPr>
          <w:ins w:id="461" w:author="nohemi fabiola serrano aguilar" w:date="2026-10-22T12:38:00Z" w16du:dateUtc="2026-10-22T11:38:00Z"/>
          <w:lang w:val="es-ES"/>
        </w:rPr>
        <w:pPrChange w:id="462" w:author="nohemi fabiola serrano aguilar" w:date="2026-10-22T12:56:00Z" w16du:dateUtc="2026-10-22T11:56:00Z">
          <w:pPr>
            <w:jc w:val="both"/>
          </w:pPr>
        </w:pPrChange>
      </w:pPr>
      <w:ins w:id="463" w:author="nohemi fabiola serrano aguilar" w:date="2026-10-22T12:38:00Z" w16du:dateUtc="2026-10-22T11:38:00Z">
        <w:r w:rsidRPr="00A1482E">
          <w:rPr>
            <w:lang w:val="es-ES"/>
          </w:rPr>
          <w:t>Hipotesis de negocio</w:t>
        </w:r>
      </w:ins>
    </w:p>
    <w:p w14:paraId="611B953F" w14:textId="77777777" w:rsidR="000565AA" w:rsidRDefault="000565AA" w:rsidP="00A07CA3">
      <w:pPr>
        <w:jc w:val="both"/>
        <w:rPr>
          <w:ins w:id="464" w:author="nohemi fabiola serrano aguilar" w:date="2026-10-22T12:38:00Z" w16du:dateUtc="2026-10-22T11:38:00Z"/>
          <w:lang w:val="es-ES"/>
        </w:rPr>
      </w:pPr>
    </w:p>
    <w:p w14:paraId="3EAE820A" w14:textId="06D576E9" w:rsidR="000565AA" w:rsidRPr="00A1482E" w:rsidRDefault="000565AA" w:rsidP="00A07CA3">
      <w:pPr>
        <w:jc w:val="both"/>
        <w:rPr>
          <w:ins w:id="465" w:author="nohemi fabiola serrano aguilar" w:date="2026-10-22T12:25:00Z" w16du:dateUtc="2026-10-22T11:25:00Z"/>
          <w:lang w:val="es-MX"/>
          <w:rPrChange w:id="466" w:author="nohemi fabiola serrano aguilar" w:date="2026-10-22T12:51:00Z" w16du:dateUtc="2026-10-22T11:51:00Z">
            <w:rPr>
              <w:ins w:id="467" w:author="nohemi fabiola serrano aguilar" w:date="2026-10-22T12:25:00Z" w16du:dateUtc="2026-10-22T11:25:00Z"/>
              <w:lang w:val="es-ES"/>
            </w:rPr>
          </w:rPrChange>
        </w:rPr>
      </w:pPr>
      <w:ins w:id="468" w:author="nohemi fabiola serrano aguilar" w:date="2026-10-22T12:38:00Z" w16du:dateUtc="2026-10-22T11:38:00Z">
        <w:r w:rsidRPr="00A1482E">
          <w:rPr>
            <w:lang w:val="es-MX"/>
            <w:rPrChange w:id="469" w:author="nohemi fabiola serrano aguilar" w:date="2026-10-22T12:51:00Z" w16du:dateUtc="2026-10-22T11:51:00Z">
              <w:rPr/>
            </w:rPrChange>
          </w:rPr>
          <w:t xml:space="preserve">H₁: </w:t>
        </w:r>
      </w:ins>
      <w:ins w:id="470" w:author="nohemi fabiola serrano aguilar" w:date="2026-10-22T12:59:00Z" w16du:dateUtc="2026-10-22T11:59:00Z">
        <w:r w:rsidR="00A7213D">
          <w:rPr>
            <w:lang w:val="es-MX"/>
          </w:rPr>
          <w:t>L</w:t>
        </w:r>
      </w:ins>
      <w:ins w:id="471" w:author="nohemi fabiola serrano aguilar" w:date="2026-10-24T00:27:00Z" w16du:dateUtc="2026-10-23T23:27:00Z">
        <w:r w:rsidR="00C73E7B">
          <w:rPr>
            <w:lang w:val="es-MX"/>
          </w:rPr>
          <w:t xml:space="preserve">as caracteristicas socio-demograficas locales y las tendencias cronologicas estacionales </w:t>
        </w:r>
      </w:ins>
      <w:ins w:id="472" w:author="nohemi fabiola serrano aguilar" w:date="2026-10-22T12:59:00Z" w16du:dateUtc="2026-10-22T11:59:00Z">
        <w:r w:rsidR="00A7213D">
          <w:rPr>
            <w:lang w:val="es-MX"/>
          </w:rPr>
          <w:t>actuan como variables predi</w:t>
        </w:r>
      </w:ins>
      <w:ins w:id="473" w:author="nohemi fabiola serrano aguilar" w:date="2026-10-22T13:00:00Z" w16du:dateUtc="2026-10-22T12:00:00Z">
        <w:r w:rsidR="00A7213D">
          <w:rPr>
            <w:lang w:val="es-MX"/>
          </w:rPr>
          <w:t xml:space="preserve">ctoras para proyectar la demanda de insumos obstetricos </w:t>
        </w:r>
      </w:ins>
      <w:ins w:id="474" w:author="nohemi fabiola serrano aguilar" w:date="2026-10-22T13:04:00Z" w16du:dateUtc="2026-10-22T12:04:00Z">
        <w:r w:rsidR="00A7213D">
          <w:rPr>
            <w:lang w:val="es-MX"/>
          </w:rPr>
          <w:t>en</w:t>
        </w:r>
      </w:ins>
      <w:ins w:id="475" w:author="nohemi fabiola serrano aguilar" w:date="2026-10-22T13:00:00Z" w16du:dateUtc="2026-10-22T12:00:00Z">
        <w:r w:rsidR="00A7213D">
          <w:rPr>
            <w:lang w:val="es-MX"/>
          </w:rPr>
          <w:t xml:space="preserve"> nodo</w:t>
        </w:r>
      </w:ins>
      <w:ins w:id="476" w:author="nohemi fabiola serrano aguilar" w:date="2026-10-22T13:04:00Z" w16du:dateUtc="2026-10-22T12:04:00Z">
        <w:r w:rsidR="00A7213D">
          <w:rPr>
            <w:lang w:val="es-MX"/>
          </w:rPr>
          <w:t>s</w:t>
        </w:r>
      </w:ins>
      <w:ins w:id="477" w:author="nohemi fabiola serrano aguilar" w:date="2026-10-22T13:00:00Z" w16du:dateUtc="2026-10-22T12:00:00Z">
        <w:r w:rsidR="00A7213D">
          <w:rPr>
            <w:lang w:val="es-MX"/>
          </w:rPr>
          <w:t xml:space="preserve"> logistico</w:t>
        </w:r>
      </w:ins>
      <w:ins w:id="478" w:author="nohemi fabiola serrano aguilar" w:date="2026-10-22T13:04:00Z" w16du:dateUtc="2026-10-22T12:04:00Z">
        <w:r w:rsidR="00A7213D">
          <w:rPr>
            <w:lang w:val="es-MX"/>
          </w:rPr>
          <w:t>s.</w:t>
        </w:r>
      </w:ins>
      <w:ins w:id="479" w:author="nohemi fabiola serrano aguilar" w:date="2026-10-22T13:00:00Z" w16du:dateUtc="2026-10-22T12:00:00Z">
        <w:r w:rsidR="00A7213D">
          <w:rPr>
            <w:lang w:val="es-MX"/>
          </w:rPr>
          <w:t xml:space="preserve"> </w:t>
        </w:r>
      </w:ins>
    </w:p>
    <w:p w14:paraId="27737CFB" w14:textId="77777777" w:rsidR="003D5390" w:rsidRDefault="003D5390" w:rsidP="00A07CA3">
      <w:pPr>
        <w:jc w:val="both"/>
        <w:rPr>
          <w:ins w:id="480" w:author="nohemi fabiola serrano aguilar" w:date="2026-10-22T12:25:00Z" w16du:dateUtc="2026-10-22T11:25:00Z"/>
          <w:lang w:val="es-ES"/>
        </w:rPr>
      </w:pPr>
    </w:p>
    <w:p w14:paraId="05AD51C9" w14:textId="07E454AD" w:rsidR="00A7213D" w:rsidRDefault="00A7213D" w:rsidP="00A7213D">
      <w:pPr>
        <w:pStyle w:val="ListParagraph"/>
        <w:numPr>
          <w:ilvl w:val="0"/>
          <w:numId w:val="34"/>
        </w:numPr>
        <w:jc w:val="both"/>
        <w:rPr>
          <w:ins w:id="481" w:author="nohemi fabiola serrano aguilar" w:date="2026-10-22T13:05:00Z" w16du:dateUtc="2026-10-22T12:05:00Z"/>
          <w:lang w:val="es-ES"/>
        </w:rPr>
      </w:pPr>
      <w:ins w:id="482" w:author="nohemi fabiola serrano aguilar" w:date="2026-10-22T13:05:00Z" w16du:dateUtc="2026-10-22T12:05:00Z">
        <w:r>
          <w:rPr>
            <w:lang w:val="es-ES"/>
          </w:rPr>
          <w:t>Alcance</w:t>
        </w:r>
      </w:ins>
    </w:p>
    <w:p w14:paraId="4DF37A35" w14:textId="239EB29B" w:rsidR="00A7213D" w:rsidRDefault="00A7213D" w:rsidP="00A7213D">
      <w:pPr>
        <w:jc w:val="both"/>
        <w:rPr>
          <w:ins w:id="483" w:author="nohemi fabiola serrano aguilar" w:date="2026-10-22T13:05:00Z" w16du:dateUtc="2026-10-22T12:05:00Z"/>
          <w:lang w:val="es-ES"/>
        </w:rPr>
      </w:pPr>
    </w:p>
    <w:p w14:paraId="51E8A537" w14:textId="01BDBE78" w:rsidR="00A7213D" w:rsidRDefault="00A7213D" w:rsidP="00A7213D">
      <w:pPr>
        <w:jc w:val="both"/>
        <w:rPr>
          <w:ins w:id="484" w:author="nohemi fabiola serrano aguilar" w:date="2026-10-22T13:05:00Z" w16du:dateUtc="2026-10-22T12:05:00Z"/>
          <w:lang w:val="es-ES"/>
        </w:rPr>
      </w:pPr>
      <w:ins w:id="485" w:author="nohemi fabiola serrano aguilar" w:date="2026-10-22T13:05:00Z" w16du:dateUtc="2026-10-22T12:05:00Z">
        <w:r>
          <w:rPr>
            <w:lang w:val="es-ES"/>
          </w:rPr>
          <w:t>Inclusiones.</w:t>
        </w:r>
      </w:ins>
    </w:p>
    <w:p w14:paraId="0E2E2BC2" w14:textId="77777777" w:rsidR="00A7213D" w:rsidRDefault="00A7213D" w:rsidP="00A7213D">
      <w:pPr>
        <w:jc w:val="both"/>
        <w:rPr>
          <w:ins w:id="486" w:author="nohemi fabiola serrano aguilar" w:date="2026-10-22T13:05:00Z" w16du:dateUtc="2026-10-22T12:05:00Z"/>
          <w:lang w:val="es-ES"/>
        </w:rPr>
      </w:pPr>
    </w:p>
    <w:p w14:paraId="0D2E5B8A" w14:textId="7A8F963B" w:rsidR="00A7213D" w:rsidRDefault="00A7213D" w:rsidP="00A7213D">
      <w:pPr>
        <w:pStyle w:val="ListParagraph"/>
        <w:numPr>
          <w:ilvl w:val="0"/>
          <w:numId w:val="36"/>
        </w:numPr>
        <w:jc w:val="both"/>
        <w:rPr>
          <w:ins w:id="487" w:author="nohemi fabiola serrano aguilar" w:date="2026-10-22T13:06:00Z" w16du:dateUtc="2026-10-22T12:06:00Z"/>
          <w:lang w:val="es-ES"/>
        </w:rPr>
      </w:pPr>
      <w:ins w:id="488" w:author="nohemi fabiola serrano aguilar" w:date="2026-10-22T13:05:00Z" w16du:dateUtc="2026-10-22T12:05:00Z">
        <w:r>
          <w:rPr>
            <w:lang w:val="es-ES"/>
          </w:rPr>
          <w:t xml:space="preserve">Analisis de los registros de microdatos de salud materna </w:t>
        </w:r>
      </w:ins>
      <w:ins w:id="489" w:author="nohemi fabiola serrano aguilar" w:date="2026-10-24T00:28:00Z" w16du:dateUtc="2026-10-23T23:28:00Z">
        <w:r w:rsidR="00C73E7B">
          <w:rPr>
            <w:lang w:val="es-ES"/>
          </w:rPr>
          <w:t>de 2023-2024</w:t>
        </w:r>
      </w:ins>
    </w:p>
    <w:p w14:paraId="5009F46D" w14:textId="2B839EB0" w:rsidR="00A7213D" w:rsidRDefault="00A7213D" w:rsidP="00A7213D">
      <w:pPr>
        <w:pStyle w:val="ListParagraph"/>
        <w:numPr>
          <w:ilvl w:val="0"/>
          <w:numId w:val="36"/>
        </w:numPr>
        <w:jc w:val="both"/>
        <w:rPr>
          <w:ins w:id="490" w:author="nohemi fabiola serrano aguilar" w:date="2026-10-22T13:13:00Z" w16du:dateUtc="2026-10-22T12:13:00Z"/>
          <w:lang w:val="es-ES"/>
        </w:rPr>
      </w:pPr>
      <w:ins w:id="491" w:author="nohemi fabiola serrano aguilar" w:date="2026-10-22T13:06:00Z" w16du:dateUtc="2026-10-22T12:06:00Z">
        <w:r>
          <w:rPr>
            <w:lang w:val="es-ES"/>
          </w:rPr>
          <w:t>Segmentacion geografica restringida a nivel estatal y municipal en Mexico</w:t>
        </w:r>
      </w:ins>
    </w:p>
    <w:p w14:paraId="1EFD14A9" w14:textId="7E834524" w:rsidR="00260AD0" w:rsidRDefault="00C73E7B" w:rsidP="00A7213D">
      <w:pPr>
        <w:pStyle w:val="ListParagraph"/>
        <w:numPr>
          <w:ilvl w:val="0"/>
          <w:numId w:val="36"/>
        </w:numPr>
        <w:jc w:val="both"/>
        <w:rPr>
          <w:ins w:id="492" w:author="nohemi fabiola serrano aguilar" w:date="2026-10-22T13:06:00Z" w16du:dateUtc="2026-10-22T12:06:00Z"/>
          <w:lang w:val="es-ES"/>
        </w:rPr>
      </w:pPr>
      <w:ins w:id="493" w:author="nohemi fabiola serrano aguilar" w:date="2026-10-24T00:28:00Z" w16du:dateUtc="2026-10-23T23:28:00Z">
        <w:r>
          <w:rPr>
            <w:lang w:val="es-ES"/>
          </w:rPr>
          <w:t xml:space="preserve">Clasificacion </w:t>
        </w:r>
      </w:ins>
      <w:ins w:id="494" w:author="nohemi fabiola serrano aguilar" w:date="2026-10-24T00:29:00Z" w16du:dateUtc="2026-10-23T23:29:00Z">
        <w:r>
          <w:rPr>
            <w:lang w:val="es-ES"/>
          </w:rPr>
          <w:t>de clientes objetivo, categorizados por tipo institucional (Publico o Privado)</w:t>
        </w:r>
      </w:ins>
    </w:p>
    <w:p w14:paraId="66082E21" w14:textId="19F0A20F" w:rsidR="00A7213D" w:rsidRDefault="00260AD0" w:rsidP="00A7213D">
      <w:pPr>
        <w:pStyle w:val="ListParagraph"/>
        <w:numPr>
          <w:ilvl w:val="0"/>
          <w:numId w:val="36"/>
        </w:numPr>
        <w:jc w:val="both"/>
        <w:rPr>
          <w:ins w:id="495" w:author="nohemi fabiola serrano aguilar" w:date="2026-10-22T13:11:00Z" w16du:dateUtc="2026-10-22T12:11:00Z"/>
          <w:lang w:val="es-ES"/>
        </w:rPr>
      </w:pPr>
      <w:ins w:id="496" w:author="nohemi fabiola serrano aguilar" w:date="2026-10-22T13:06:00Z" w16du:dateUtc="2026-10-22T12:06:00Z">
        <w:r>
          <w:rPr>
            <w:lang w:val="es-ES"/>
          </w:rPr>
          <w:t xml:space="preserve">Desarrollo de modelos de Machine Learning (Clustering) y </w:t>
        </w:r>
      </w:ins>
      <w:ins w:id="497" w:author="nohemi fabiola serrano aguilar" w:date="2026-10-24T00:30:00Z" w16du:dateUtc="2026-10-23T23:30:00Z">
        <w:r w:rsidR="00C73E7B">
          <w:rPr>
            <w:lang w:val="es-ES"/>
          </w:rPr>
          <w:t>Regresion Multivariable de Series Temporales en Python</w:t>
        </w:r>
      </w:ins>
    </w:p>
    <w:p w14:paraId="4E844154" w14:textId="77777777" w:rsidR="00260AD0" w:rsidRPr="00260AD0" w:rsidRDefault="00260AD0">
      <w:pPr>
        <w:jc w:val="both"/>
        <w:rPr>
          <w:ins w:id="498" w:author="nohemi fabiola serrano aguilar" w:date="2026-10-22T13:07:00Z" w16du:dateUtc="2026-10-22T12:07:00Z"/>
          <w:lang w:val="es-ES"/>
        </w:rPr>
        <w:pPrChange w:id="499" w:author="nohemi fabiola serrano aguilar" w:date="2026-10-22T13:12:00Z" w16du:dateUtc="2026-10-22T12:12:00Z">
          <w:pPr>
            <w:pStyle w:val="ListParagraph"/>
            <w:numPr>
              <w:numId w:val="36"/>
            </w:numPr>
            <w:ind w:hanging="360"/>
            <w:jc w:val="both"/>
          </w:pPr>
        </w:pPrChange>
      </w:pPr>
    </w:p>
    <w:p w14:paraId="4E9627E0" w14:textId="3170C2AD" w:rsidR="00260AD0" w:rsidRDefault="00260AD0" w:rsidP="00260AD0">
      <w:pPr>
        <w:jc w:val="both"/>
        <w:rPr>
          <w:ins w:id="500" w:author="nohemi fabiola serrano aguilar" w:date="2026-10-22T13:07:00Z" w16du:dateUtc="2026-10-22T12:07:00Z"/>
          <w:lang w:val="es-ES"/>
        </w:rPr>
      </w:pPr>
      <w:ins w:id="501" w:author="nohemi fabiola serrano aguilar" w:date="2026-10-22T13:07:00Z" w16du:dateUtc="2026-10-22T12:07:00Z">
        <w:r>
          <w:rPr>
            <w:lang w:val="es-ES"/>
          </w:rPr>
          <w:t>Exclusiones.</w:t>
        </w:r>
      </w:ins>
    </w:p>
    <w:p w14:paraId="358DF8B0" w14:textId="77777777" w:rsidR="00260AD0" w:rsidRDefault="00260AD0" w:rsidP="00260AD0">
      <w:pPr>
        <w:jc w:val="both"/>
        <w:rPr>
          <w:ins w:id="502" w:author="nohemi fabiola serrano aguilar" w:date="2026-10-22T13:07:00Z" w16du:dateUtc="2026-10-22T12:07:00Z"/>
          <w:lang w:val="es-ES"/>
        </w:rPr>
      </w:pPr>
    </w:p>
    <w:p w14:paraId="1387F8BD" w14:textId="075E1354" w:rsidR="00260AD0" w:rsidRDefault="00260AD0" w:rsidP="00260AD0">
      <w:pPr>
        <w:pStyle w:val="ListParagraph"/>
        <w:numPr>
          <w:ilvl w:val="0"/>
          <w:numId w:val="37"/>
        </w:numPr>
        <w:jc w:val="both"/>
        <w:rPr>
          <w:ins w:id="503" w:author="nohemi fabiola serrano aguilar" w:date="2026-10-22T13:08:00Z" w16du:dateUtc="2026-10-22T12:08:00Z"/>
          <w:lang w:val="es-ES"/>
        </w:rPr>
      </w:pPr>
      <w:ins w:id="504" w:author="nohemi fabiola serrano aguilar" w:date="2026-10-22T13:07:00Z" w16du:dateUtc="2026-10-22T12:07:00Z">
        <w:r>
          <w:rPr>
            <w:lang w:val="es-ES"/>
          </w:rPr>
          <w:t xml:space="preserve">Este proyecto no </w:t>
        </w:r>
      </w:ins>
      <w:ins w:id="505" w:author="nohemi fabiola serrano aguilar" w:date="2026-10-22T13:15:00Z" w16du:dateUtc="2026-10-22T12:15:00Z">
        <w:r>
          <w:rPr>
            <w:lang w:val="es-ES"/>
          </w:rPr>
          <w:t>es un Softw</w:t>
        </w:r>
      </w:ins>
      <w:ins w:id="506" w:author="nohemi fabiola serrano aguilar" w:date="2026-10-22T13:45:00Z" w16du:dateUtc="2026-10-22T12:45:00Z">
        <w:r w:rsidR="004C490D">
          <w:rPr>
            <w:lang w:val="es-ES"/>
          </w:rPr>
          <w:t>are</w:t>
        </w:r>
      </w:ins>
      <w:ins w:id="507" w:author="nohemi fabiola serrano aguilar" w:date="2026-10-22T13:15:00Z" w16du:dateUtc="2026-10-22T12:15:00Z">
        <w:r>
          <w:rPr>
            <w:lang w:val="es-ES"/>
          </w:rPr>
          <w:t xml:space="preserve"> de rastreo en vivo</w:t>
        </w:r>
      </w:ins>
      <w:ins w:id="508" w:author="nohemi fabiola serrano aguilar" w:date="2026-10-22T13:16:00Z" w16du:dateUtc="2026-10-22T12:16:00Z">
        <w:r>
          <w:rPr>
            <w:lang w:val="es-ES"/>
          </w:rPr>
          <w:t>, sino de inteligencia de distribucion y planeacion de inventario</w:t>
        </w:r>
        <w:r w:rsidR="005513FC">
          <w:rPr>
            <w:lang w:val="es-ES"/>
          </w:rPr>
          <w:t>.</w:t>
        </w:r>
      </w:ins>
    </w:p>
    <w:p w14:paraId="43CA31D9" w14:textId="44066D65" w:rsidR="00260AD0" w:rsidRDefault="00260AD0" w:rsidP="00260AD0">
      <w:pPr>
        <w:pStyle w:val="ListParagraph"/>
        <w:numPr>
          <w:ilvl w:val="0"/>
          <w:numId w:val="37"/>
        </w:numPr>
        <w:jc w:val="both"/>
        <w:rPr>
          <w:ins w:id="509" w:author="nohemi fabiola serrano aguilar" w:date="2026-10-22T13:08:00Z" w16du:dateUtc="2026-10-22T12:08:00Z"/>
          <w:lang w:val="es-ES"/>
        </w:rPr>
      </w:pPr>
      <w:ins w:id="510" w:author="nohemi fabiola serrano aguilar" w:date="2026-10-22T13:08:00Z" w16du:dateUtc="2026-10-22T12:08:00Z">
        <w:r>
          <w:rPr>
            <w:lang w:val="es-ES"/>
          </w:rPr>
          <w:t>El monitoreo para la cadena de frio queda fuera del alcance</w:t>
        </w:r>
      </w:ins>
    </w:p>
    <w:p w14:paraId="4773FFA2" w14:textId="1F9E5B5C" w:rsidR="004C490D" w:rsidRPr="00345BBB" w:rsidRDefault="00260AD0" w:rsidP="00345BBB">
      <w:pPr>
        <w:pStyle w:val="ListParagraph"/>
        <w:numPr>
          <w:ilvl w:val="0"/>
          <w:numId w:val="37"/>
        </w:numPr>
        <w:jc w:val="both"/>
        <w:rPr>
          <w:ins w:id="511" w:author="nohemi fabiola serrano aguilar" w:date="2026-10-22T13:09:00Z" w16du:dateUtc="2026-10-22T12:09:00Z"/>
          <w:lang w:val="es-ES"/>
        </w:rPr>
      </w:pPr>
      <w:ins w:id="512" w:author="nohemi fabiola serrano aguilar" w:date="2026-10-22T13:08:00Z" w16du:dateUtc="2026-10-22T12:08:00Z">
        <w:r>
          <w:rPr>
            <w:lang w:val="es-ES"/>
          </w:rPr>
          <w:lastRenderedPageBreak/>
          <w:t xml:space="preserve">Se excluyen los datos personales de los pacientes o sus expedientes clinicos completos para mantener </w:t>
        </w:r>
      </w:ins>
      <w:ins w:id="513" w:author="nohemi fabiola serrano aguilar" w:date="2026-10-23T10:43:00Z" w16du:dateUtc="2026-10-23T09:43:00Z">
        <w:r w:rsidR="00260382">
          <w:rPr>
            <w:lang w:val="es-ES"/>
          </w:rPr>
          <w:t>el cumplimiento estricto</w:t>
        </w:r>
      </w:ins>
      <w:ins w:id="514" w:author="nohemi fabiola serrano aguilar" w:date="2026-10-22T13:09:00Z" w16du:dateUtc="2026-10-22T12:09:00Z">
        <w:r>
          <w:rPr>
            <w:lang w:val="es-ES"/>
          </w:rPr>
          <w:t xml:space="preserve"> de las normativas de privacidad de datos.</w:t>
        </w:r>
      </w:ins>
    </w:p>
    <w:p w14:paraId="75C6B20E" w14:textId="77777777" w:rsidR="00260AD0" w:rsidRPr="00260AD0" w:rsidRDefault="00260AD0">
      <w:pPr>
        <w:jc w:val="both"/>
        <w:rPr>
          <w:ins w:id="515" w:author="nohemi fabiola serrano aguilar" w:date="2026-10-22T13:05:00Z" w16du:dateUtc="2026-10-22T12:05:00Z"/>
          <w:lang w:val="es-ES"/>
        </w:rPr>
        <w:pPrChange w:id="516" w:author="nohemi fabiola serrano aguilar" w:date="2026-10-22T13:09:00Z" w16du:dateUtc="2026-10-22T12:09:00Z">
          <w:pPr>
            <w:pStyle w:val="ListParagraph"/>
            <w:numPr>
              <w:numId w:val="34"/>
            </w:numPr>
            <w:ind w:hanging="360"/>
            <w:jc w:val="both"/>
          </w:pPr>
        </w:pPrChange>
      </w:pPr>
    </w:p>
    <w:p w14:paraId="47595884" w14:textId="496D6AF7" w:rsidR="003D5390" w:rsidRPr="00A7213D" w:rsidRDefault="003D5390">
      <w:pPr>
        <w:pStyle w:val="ListParagraph"/>
        <w:numPr>
          <w:ilvl w:val="0"/>
          <w:numId w:val="34"/>
        </w:numPr>
        <w:jc w:val="both"/>
        <w:rPr>
          <w:ins w:id="517" w:author="nohemi fabiola serrano aguilar" w:date="2026-10-22T11:38:00Z" w16du:dateUtc="2026-10-22T10:38:00Z"/>
          <w:lang w:val="es-ES"/>
        </w:rPr>
        <w:pPrChange w:id="518" w:author="nohemi fabiola serrano aguilar" w:date="2026-10-22T13:05:00Z" w16du:dateUtc="2026-10-22T12:05:00Z">
          <w:pPr>
            <w:jc w:val="both"/>
          </w:pPr>
        </w:pPrChange>
      </w:pPr>
      <w:ins w:id="519" w:author="nohemi fabiola serrano aguilar" w:date="2026-10-22T12:25:00Z" w16du:dateUtc="2026-10-22T11:25:00Z">
        <w:r w:rsidRPr="00A7213D">
          <w:rPr>
            <w:lang w:val="es-ES"/>
          </w:rPr>
          <w:t>Metodologia</w:t>
        </w:r>
      </w:ins>
    </w:p>
    <w:p w14:paraId="3DC3492C" w14:textId="77777777" w:rsidR="00BD77C6" w:rsidRDefault="00BD77C6" w:rsidP="00A07CA3">
      <w:pPr>
        <w:jc w:val="both"/>
        <w:rPr>
          <w:ins w:id="520" w:author="nohemi fabiola serrano aguilar" w:date="2026-10-22T11:38:00Z" w16du:dateUtc="2026-10-22T10:38:00Z"/>
          <w:lang w:val="es-ES"/>
        </w:rPr>
      </w:pPr>
    </w:p>
    <w:p w14:paraId="10C82401" w14:textId="292F2811" w:rsidR="005F415D" w:rsidRPr="007C5A5A" w:rsidRDefault="00D7263A">
      <w:pPr>
        <w:jc w:val="both"/>
        <w:rPr>
          <w:ins w:id="521" w:author="nohemi fabiola serrano aguilar" w:date="2026-10-23T11:54:00Z" w16du:dateUtc="2026-10-23T10:54:00Z"/>
          <w:lang w:val="es-ES"/>
        </w:rPr>
        <w:pPrChange w:id="522" w:author="nohemi fabiola serrano aguilar" w:date="2026-10-23T12:27:00Z" w16du:dateUtc="2026-10-23T11:27:00Z">
          <w:pPr>
            <w:pStyle w:val="ListParagraph"/>
            <w:numPr>
              <w:numId w:val="35"/>
            </w:numPr>
            <w:ind w:hanging="360"/>
            <w:jc w:val="both"/>
          </w:pPr>
        </w:pPrChange>
      </w:pPr>
      <w:ins w:id="523" w:author="nohemi fabiola serrano aguilar" w:date="2026-10-23T22:49:00Z" w16du:dateUtc="2026-10-23T21:49:00Z">
        <w:r w:rsidRPr="00D7263A">
          <w:rPr>
            <w:lang w:val="es-MX"/>
            <w:rPrChange w:id="524" w:author="nohemi fabiola serrano aguilar" w:date="2026-10-23T22:49:00Z" w16du:dateUtc="2026-10-23T21:49:00Z">
              <w:rPr>
                <w:lang w:val="es-ES"/>
              </w:rPr>
            </w:rPrChange>
          </w:rPr>
          <w:t>E</w:t>
        </w:r>
        <w:r w:rsidRPr="00D7263A">
          <w:rPr>
            <w:lang w:val="es-MX"/>
            <w:rPrChange w:id="525" w:author="nohemi fabiola serrano aguilar" w:date="2026-10-23T22:49:00Z" w16du:dateUtc="2026-10-23T21:49:00Z">
              <w:rPr/>
            </w:rPrChange>
          </w:rPr>
          <w:t>l marco del Proyecto e</w:t>
        </w:r>
        <w:r>
          <w:rPr>
            <w:lang w:val="es-MX"/>
          </w:rPr>
          <w:t>stara regido</w:t>
        </w:r>
      </w:ins>
      <w:ins w:id="526" w:author="nohemi fabiola serrano aguilar" w:date="2026-10-23T11:03:00Z" w16du:dateUtc="2026-10-23T10:03:00Z">
        <w:r w:rsidR="00B37A7C" w:rsidRPr="00D7263A">
          <w:rPr>
            <w:lang w:val="es-MX"/>
            <w:rPrChange w:id="527" w:author="nohemi fabiola serrano aguilar" w:date="2026-10-23T22:49:00Z" w16du:dateUtc="2026-10-23T21:49:00Z">
              <w:rPr>
                <w:lang w:val="es-ES"/>
              </w:rPr>
            </w:rPrChange>
          </w:rPr>
          <w:t xml:space="preserve"> por la motodologia CRISP-DM (Cross-Industry Standard Process for Data Mining)</w:t>
        </w:r>
      </w:ins>
      <w:ins w:id="528" w:author="nohemi fabiola serrano aguilar" w:date="2026-10-23T11:04:00Z" w16du:dateUtc="2026-10-23T10:04:00Z">
        <w:r w:rsidR="00B37A7C" w:rsidRPr="00D7263A">
          <w:rPr>
            <w:lang w:val="es-MX"/>
            <w:rPrChange w:id="529" w:author="nohemi fabiola serrano aguilar" w:date="2026-10-23T22:49:00Z" w16du:dateUtc="2026-10-23T21:49:00Z">
              <w:rPr>
                <w:lang w:val="es-ES"/>
              </w:rPr>
            </w:rPrChange>
          </w:rPr>
          <w:t xml:space="preserve">. </w:t>
        </w:r>
      </w:ins>
      <w:ins w:id="530" w:author="nohemi fabiola serrano aguilar" w:date="2026-10-23T12:44:00Z" w16du:dateUtc="2026-10-23T11:44:00Z">
        <w:r w:rsidR="00B4772F">
          <w:rPr>
            <w:lang w:val="es-ES"/>
          </w:rPr>
          <w:t>A traves de seis fases consecutivas.</w:t>
        </w:r>
      </w:ins>
    </w:p>
    <w:p w14:paraId="1C064D09" w14:textId="77777777" w:rsidR="005F415D" w:rsidRDefault="005F415D">
      <w:pPr>
        <w:pStyle w:val="ListParagraph"/>
        <w:jc w:val="both"/>
        <w:rPr>
          <w:ins w:id="531" w:author="nohemi fabiola serrano aguilar" w:date="2026-10-23T11:53:00Z" w16du:dateUtc="2026-10-23T10:53:00Z"/>
          <w:lang w:val="es-ES"/>
        </w:rPr>
        <w:pPrChange w:id="532" w:author="nohemi fabiola serrano aguilar" w:date="2026-10-23T11:54:00Z" w16du:dateUtc="2026-10-23T10:54:00Z">
          <w:pPr>
            <w:pStyle w:val="ListParagraph"/>
            <w:numPr>
              <w:numId w:val="35"/>
            </w:numPr>
            <w:ind w:hanging="360"/>
            <w:jc w:val="both"/>
          </w:pPr>
        </w:pPrChange>
      </w:pPr>
    </w:p>
    <w:p w14:paraId="589DCBDB" w14:textId="77777777" w:rsidR="007C5A5A" w:rsidRDefault="005F415D" w:rsidP="007C5A5A">
      <w:pPr>
        <w:pStyle w:val="ListParagraph"/>
        <w:numPr>
          <w:ilvl w:val="1"/>
          <w:numId w:val="34"/>
        </w:numPr>
        <w:jc w:val="both"/>
        <w:rPr>
          <w:ins w:id="533" w:author="nohemi fabiola serrano aguilar" w:date="2026-10-23T12:28:00Z" w16du:dateUtc="2026-10-23T11:28:00Z"/>
          <w:lang w:val="es-ES"/>
        </w:rPr>
      </w:pPr>
      <w:ins w:id="534" w:author="nohemi fabiola serrano aguilar" w:date="2026-10-23T11:54:00Z" w16du:dateUtc="2026-10-23T10:54:00Z">
        <w:r>
          <w:rPr>
            <w:lang w:val="es-ES"/>
          </w:rPr>
          <w:t>Herramientas y tecnologias. Python constituye el lenguaje de desarrollo principal, empleando Pandas y Numpy para la manipulacion de microdatos, Scikilt-Learn para el entrenamiento de modelos, Matplotlib/Seaborn para el analisis de datos, y Power BI como interfaz de negocios.</w:t>
        </w:r>
      </w:ins>
    </w:p>
    <w:p w14:paraId="1E681293" w14:textId="77777777" w:rsidR="007C5A5A" w:rsidRDefault="007C5A5A">
      <w:pPr>
        <w:pStyle w:val="ListParagraph"/>
        <w:jc w:val="both"/>
        <w:rPr>
          <w:ins w:id="535" w:author="nohemi fabiola serrano aguilar" w:date="2026-10-23T12:27:00Z" w16du:dateUtc="2026-10-23T11:27:00Z"/>
          <w:lang w:val="es-ES"/>
        </w:rPr>
        <w:pPrChange w:id="536" w:author="nohemi fabiola serrano aguilar" w:date="2026-10-23T12:28:00Z" w16du:dateUtc="2026-10-23T11:28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0DFE2126" w14:textId="6F1B024E" w:rsidR="007C5A5A" w:rsidRDefault="00D7263A" w:rsidP="007C5A5A">
      <w:pPr>
        <w:pStyle w:val="ListParagraph"/>
        <w:numPr>
          <w:ilvl w:val="1"/>
          <w:numId w:val="34"/>
        </w:numPr>
        <w:jc w:val="both"/>
        <w:rPr>
          <w:ins w:id="537" w:author="nohemi fabiola serrano aguilar" w:date="2026-10-23T12:28:00Z" w16du:dateUtc="2026-10-23T11:28:00Z"/>
          <w:lang w:val="es-ES"/>
        </w:rPr>
      </w:pPr>
      <w:ins w:id="538" w:author="nohemi fabiola serrano aguilar" w:date="2026-10-23T22:47:00Z" w16du:dateUtc="2026-10-23T21:47:00Z">
        <w:r>
          <w:rPr>
            <w:lang w:val="es-ES"/>
          </w:rPr>
          <w:t>Integracion de SQL para gestionar datos</w:t>
        </w:r>
      </w:ins>
      <w:ins w:id="539" w:author="nohemi fabiola serrano aguilar" w:date="2026-10-23T22:48:00Z" w16du:dateUtc="2026-10-23T21:48:00Z">
        <w:r>
          <w:rPr>
            <w:lang w:val="es-ES"/>
          </w:rPr>
          <w:t>,</w:t>
        </w:r>
      </w:ins>
      <w:ins w:id="540" w:author="nohemi fabiola serrano aguilar" w:date="2026-10-23T22:47:00Z" w16du:dateUtc="2026-10-23T21:47:00Z">
        <w:r>
          <w:rPr>
            <w:lang w:val="es-ES"/>
          </w:rPr>
          <w:t xml:space="preserve"> </w:t>
        </w:r>
      </w:ins>
      <w:ins w:id="541" w:author="nohemi fabiola serrano aguilar" w:date="2026-10-23T11:06:00Z" w16du:dateUtc="2026-10-23T10:06:00Z">
        <w:r w:rsidR="00B37A7C" w:rsidRPr="007C5A5A">
          <w:rPr>
            <w:lang w:val="es-ES"/>
          </w:rPr>
          <w:t>mapear, filtrar y manejar</w:t>
        </w:r>
      </w:ins>
      <w:ins w:id="542" w:author="nohemi fabiola serrano aguilar" w:date="2026-10-23T11:58:00Z" w16du:dateUtc="2026-10-23T10:58:00Z">
        <w:r w:rsidR="005F415D" w:rsidRPr="007C5A5A">
          <w:rPr>
            <w:lang w:val="es-ES"/>
          </w:rPr>
          <w:t xml:space="preserve"> </w:t>
        </w:r>
      </w:ins>
      <w:ins w:id="543" w:author="nohemi fabiola serrano aguilar" w:date="2026-10-23T11:06:00Z" w16du:dateUtc="2026-10-23T10:06:00Z">
        <w:r w:rsidR="00B37A7C" w:rsidRPr="007C5A5A">
          <w:rPr>
            <w:lang w:val="es-ES"/>
          </w:rPr>
          <w:t>los valores del diccionario</w:t>
        </w:r>
      </w:ins>
      <w:ins w:id="544" w:author="nohemi fabiola serrano aguilar" w:date="2026-10-23T12:32:00Z" w16du:dateUtc="2026-10-23T11:32:00Z">
        <w:r w:rsidR="007C5A5A">
          <w:rPr>
            <w:lang w:val="es-ES"/>
          </w:rPr>
          <w:t>.</w:t>
        </w:r>
      </w:ins>
    </w:p>
    <w:p w14:paraId="4C3D66B1" w14:textId="77777777" w:rsidR="007C5A5A" w:rsidRDefault="007C5A5A">
      <w:pPr>
        <w:pStyle w:val="ListParagraph"/>
        <w:jc w:val="both"/>
        <w:rPr>
          <w:ins w:id="545" w:author="nohemi fabiola serrano aguilar" w:date="2026-10-23T12:27:00Z" w16du:dateUtc="2026-10-23T11:27:00Z"/>
          <w:lang w:val="es-ES"/>
        </w:rPr>
        <w:pPrChange w:id="546" w:author="nohemi fabiola serrano aguilar" w:date="2026-10-23T12:28:00Z" w16du:dateUtc="2026-10-23T11:28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1D427AF6" w14:textId="130BCDEF" w:rsidR="007C5A5A" w:rsidRDefault="00B37A7C" w:rsidP="007C5A5A">
      <w:pPr>
        <w:pStyle w:val="ListParagraph"/>
        <w:numPr>
          <w:ilvl w:val="1"/>
          <w:numId w:val="34"/>
        </w:numPr>
        <w:jc w:val="both"/>
        <w:rPr>
          <w:ins w:id="547" w:author="nohemi fabiola serrano aguilar" w:date="2026-10-23T12:28:00Z" w16du:dateUtc="2026-10-23T11:28:00Z"/>
          <w:lang w:val="es-ES"/>
        </w:rPr>
      </w:pPr>
      <w:ins w:id="548" w:author="nohemi fabiola serrano aguilar" w:date="2026-10-23T11:07:00Z" w16du:dateUtc="2026-10-23T10:07:00Z">
        <w:r w:rsidRPr="007C5A5A">
          <w:rPr>
            <w:lang w:val="es-ES"/>
          </w:rPr>
          <w:t xml:space="preserve">Analisis de Datos e Ingenieria de Caracteristicas (Phyton). </w:t>
        </w:r>
      </w:ins>
      <w:ins w:id="549" w:author="nohemi fabiola serrano aguilar" w:date="2026-10-23T11:08:00Z" w16du:dateUtc="2026-10-23T10:08:00Z">
        <w:r w:rsidRPr="007C5A5A">
          <w:rPr>
            <w:lang w:val="es-ES"/>
          </w:rPr>
          <w:t xml:space="preserve">Se </w:t>
        </w:r>
      </w:ins>
      <w:ins w:id="550" w:author="nohemi fabiola serrano aguilar" w:date="2026-10-23T12:03:00Z" w16du:dateUtc="2026-10-23T11:03:00Z">
        <w:r w:rsidR="00410366" w:rsidRPr="007C5A5A">
          <w:rPr>
            <w:lang w:val="es-ES"/>
          </w:rPr>
          <w:t>utili</w:t>
        </w:r>
      </w:ins>
      <w:ins w:id="551" w:author="nohemi fabiola serrano aguilar" w:date="2026-10-23T12:04:00Z" w16du:dateUtc="2026-10-23T11:04:00Z">
        <w:r w:rsidR="00410366" w:rsidRPr="007C5A5A">
          <w:rPr>
            <w:lang w:val="es-ES"/>
          </w:rPr>
          <w:t>zara</w:t>
        </w:r>
      </w:ins>
      <w:ins w:id="552" w:author="nohemi fabiola serrano aguilar" w:date="2026-10-23T11:08:00Z" w16du:dateUtc="2026-10-23T10:08:00Z">
        <w:r w:rsidRPr="007C5A5A">
          <w:rPr>
            <w:lang w:val="es-ES"/>
          </w:rPr>
          <w:t xml:space="preserve"> Python para limpiar los datos brutos, tranformandolos en </w:t>
        </w:r>
      </w:ins>
      <w:ins w:id="553" w:author="nohemi fabiola serrano aguilar" w:date="2026-10-23T12:00:00Z" w16du:dateUtc="2026-10-23T11:00:00Z">
        <w:r w:rsidR="005F415D" w:rsidRPr="007C5A5A">
          <w:rPr>
            <w:lang w:val="es-ES"/>
          </w:rPr>
          <w:t>indicadores</w:t>
        </w:r>
      </w:ins>
      <w:ins w:id="554" w:author="nohemi fabiola serrano aguilar" w:date="2026-10-23T11:08:00Z" w16du:dateUtc="2026-10-23T10:08:00Z">
        <w:r w:rsidRPr="007C5A5A">
          <w:rPr>
            <w:lang w:val="es-ES"/>
          </w:rPr>
          <w:t xml:space="preserve"> de rendimiento co</w:t>
        </w:r>
      </w:ins>
      <w:ins w:id="555" w:author="nohemi fabiola serrano aguilar" w:date="2026-10-23T11:09:00Z" w16du:dateUtc="2026-10-23T10:09:00Z">
        <w:r w:rsidRPr="007C5A5A">
          <w:rPr>
            <w:lang w:val="es-ES"/>
          </w:rPr>
          <w:t xml:space="preserve">rporativo </w:t>
        </w:r>
      </w:ins>
      <w:ins w:id="556" w:author="nohemi fabiola serrano aguilar" w:date="2026-10-23T12:04:00Z" w16du:dateUtc="2026-10-23T11:04:00Z">
        <w:r w:rsidR="00410366" w:rsidRPr="007C5A5A">
          <w:rPr>
            <w:lang w:val="es-ES"/>
          </w:rPr>
          <w:t>(KPI) para</w:t>
        </w:r>
      </w:ins>
      <w:ins w:id="557" w:author="nohemi fabiola serrano aguilar" w:date="2026-10-23T11:09:00Z" w16du:dateUtc="2026-10-23T10:09:00Z">
        <w:r w:rsidRPr="007C5A5A">
          <w:rPr>
            <w:lang w:val="es-ES"/>
          </w:rPr>
          <w:t xml:space="preserve"> guiar las desiciones comerciales.</w:t>
        </w:r>
      </w:ins>
    </w:p>
    <w:p w14:paraId="4F6F8092" w14:textId="77777777" w:rsidR="007C5A5A" w:rsidRDefault="007C5A5A">
      <w:pPr>
        <w:pStyle w:val="ListParagraph"/>
        <w:jc w:val="both"/>
        <w:rPr>
          <w:ins w:id="558" w:author="nohemi fabiola serrano aguilar" w:date="2026-10-23T12:27:00Z" w16du:dateUtc="2026-10-23T11:27:00Z"/>
          <w:lang w:val="es-ES"/>
        </w:rPr>
        <w:pPrChange w:id="559" w:author="nohemi fabiola serrano aguilar" w:date="2026-10-23T12:28:00Z" w16du:dateUtc="2026-10-23T11:28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147C752D" w14:textId="51A51EFB" w:rsidR="007C5A5A" w:rsidRDefault="006E14F8" w:rsidP="007C5A5A">
      <w:pPr>
        <w:pStyle w:val="ListParagraph"/>
        <w:numPr>
          <w:ilvl w:val="1"/>
          <w:numId w:val="34"/>
        </w:numPr>
        <w:jc w:val="both"/>
        <w:rPr>
          <w:ins w:id="560" w:author="nohemi fabiola serrano aguilar" w:date="2026-10-23T12:50:00Z" w16du:dateUtc="2026-10-23T11:50:00Z"/>
          <w:lang w:val="es-ES"/>
        </w:rPr>
      </w:pPr>
      <w:ins w:id="561" w:author="nohemi fabiola serrano aguilar" w:date="2026-10-23T12:49:00Z" w16du:dateUtc="2026-10-23T11:49:00Z">
        <w:r>
          <w:rPr>
            <w:lang w:val="es-ES"/>
          </w:rPr>
          <w:t xml:space="preserve">Enfoque Predictivo. Clustering Espacial </w:t>
        </w:r>
      </w:ins>
      <w:ins w:id="562" w:author="nohemi fabiola serrano aguilar" w:date="2026-10-24T00:39:00Z" w16du:dateUtc="2026-10-23T23:39:00Z">
        <w:r w:rsidR="00F27003">
          <w:rPr>
            <w:lang w:val="es-ES"/>
          </w:rPr>
          <w:t>(K-Means) y</w:t>
        </w:r>
      </w:ins>
      <w:ins w:id="563" w:author="nohemi fabiola serrano aguilar" w:date="2026-10-23T12:49:00Z" w16du:dateUtc="2026-10-23T11:49:00Z">
        <w:r>
          <w:rPr>
            <w:lang w:val="es-ES"/>
          </w:rPr>
          <w:t xml:space="preserve"> </w:t>
        </w:r>
      </w:ins>
      <w:ins w:id="564" w:author="nohemi fabiola serrano aguilar" w:date="2026-10-24T00:34:00Z" w16du:dateUtc="2026-10-23T23:34:00Z">
        <w:r w:rsidR="00F27003">
          <w:rPr>
            <w:lang w:val="es-ES"/>
          </w:rPr>
          <w:t>Pronostico de Series Temprales</w:t>
        </w:r>
      </w:ins>
      <w:ins w:id="565" w:author="nohemi fabiola serrano aguilar" w:date="2026-10-23T12:49:00Z" w16du:dateUtc="2026-10-23T11:49:00Z">
        <w:r>
          <w:rPr>
            <w:lang w:val="es-ES"/>
          </w:rPr>
          <w:t xml:space="preserve"> </w:t>
        </w:r>
      </w:ins>
      <w:ins w:id="566" w:author="nohemi fabiola serrano aguilar" w:date="2026-10-24T00:39:00Z" w16du:dateUtc="2026-10-23T23:39:00Z">
        <w:r w:rsidR="00F27003">
          <w:rPr>
            <w:lang w:val="es-ES"/>
          </w:rPr>
          <w:t>(Time- Ser</w:t>
        </w:r>
      </w:ins>
      <w:ins w:id="567" w:author="nohemi fabiola serrano aguilar" w:date="2026-10-24T00:40:00Z" w16du:dateUtc="2026-10-23T23:40:00Z">
        <w:r w:rsidR="00F27003">
          <w:rPr>
            <w:lang w:val="es-ES"/>
          </w:rPr>
          <w:t xml:space="preserve">ies </w:t>
        </w:r>
      </w:ins>
      <w:ins w:id="568" w:author="nohemi fabiola serrano aguilar" w:date="2026-10-24T00:39:00Z" w16du:dateUtc="2026-10-23T23:39:00Z">
        <w:r w:rsidR="00F27003">
          <w:rPr>
            <w:lang w:val="es-ES"/>
          </w:rPr>
          <w:t>Forecasting)</w:t>
        </w:r>
      </w:ins>
    </w:p>
    <w:p w14:paraId="4C763093" w14:textId="77777777" w:rsidR="006E14F8" w:rsidRPr="006E14F8" w:rsidRDefault="006E14F8">
      <w:pPr>
        <w:pStyle w:val="ListParagraph"/>
        <w:rPr>
          <w:ins w:id="569" w:author="nohemi fabiola serrano aguilar" w:date="2026-10-23T12:50:00Z" w16du:dateUtc="2026-10-23T11:50:00Z"/>
          <w:lang w:val="es-ES"/>
        </w:rPr>
        <w:pPrChange w:id="570" w:author="nohemi fabiola serrano aguilar" w:date="2026-10-23T12:50:00Z" w16du:dateUtc="2026-10-23T11:50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103E98BC" w14:textId="79A7D8BE" w:rsidR="006E14F8" w:rsidRDefault="006E14F8" w:rsidP="006E14F8">
      <w:pPr>
        <w:pStyle w:val="ListParagraph"/>
        <w:numPr>
          <w:ilvl w:val="2"/>
          <w:numId w:val="34"/>
        </w:numPr>
        <w:jc w:val="both"/>
        <w:rPr>
          <w:ins w:id="571" w:author="nohemi fabiola serrano aguilar" w:date="2026-10-23T13:20:00Z" w16du:dateUtc="2026-10-23T12:20:00Z"/>
          <w:lang w:val="es-ES"/>
        </w:rPr>
      </w:pPr>
      <w:ins w:id="572" w:author="nohemi fabiola serrano aguilar" w:date="2026-10-23T12:50:00Z" w16du:dateUtc="2026-10-23T11:50:00Z">
        <w:r>
          <w:rPr>
            <w:lang w:val="es-ES"/>
          </w:rPr>
          <w:t>Segmentacion Geografica</w:t>
        </w:r>
      </w:ins>
      <w:ins w:id="573" w:author="nohemi fabiola serrano aguilar" w:date="2026-10-23T12:51:00Z" w16du:dateUtc="2026-10-23T11:51:00Z">
        <w:r>
          <w:rPr>
            <w:lang w:val="es-ES"/>
          </w:rPr>
          <w:t xml:space="preserve"> (Clustering con K-Means) para agrupar los municipios segun sus caracteristicas demograficas, infraestructura hospitalaria (</w:t>
        </w:r>
      </w:ins>
      <w:ins w:id="574" w:author="nohemi fabiola serrano aguilar" w:date="2026-10-23T12:52:00Z" w16du:dateUtc="2026-10-23T11:52:00Z">
        <w:r>
          <w:rPr>
            <w:lang w:val="es-ES"/>
          </w:rPr>
          <w:t>publica o privada) y densidad historica de incidencias.</w:t>
        </w:r>
      </w:ins>
    </w:p>
    <w:p w14:paraId="5CF18050" w14:textId="77777777" w:rsidR="007127F6" w:rsidRDefault="007127F6">
      <w:pPr>
        <w:pStyle w:val="ListParagraph"/>
        <w:ind w:left="1211"/>
        <w:jc w:val="both"/>
        <w:rPr>
          <w:ins w:id="575" w:author="nohemi fabiola serrano aguilar" w:date="2026-10-23T12:52:00Z" w16du:dateUtc="2026-10-23T11:52:00Z"/>
          <w:lang w:val="es-ES"/>
        </w:rPr>
        <w:pPrChange w:id="576" w:author="nohemi fabiola serrano aguilar" w:date="2026-10-23T13:20:00Z" w16du:dateUtc="2026-10-23T12:20:00Z">
          <w:pPr>
            <w:pStyle w:val="ListParagraph"/>
            <w:numPr>
              <w:ilvl w:val="2"/>
              <w:numId w:val="34"/>
            </w:numPr>
            <w:ind w:left="1211" w:hanging="360"/>
            <w:jc w:val="both"/>
          </w:pPr>
        </w:pPrChange>
      </w:pPr>
    </w:p>
    <w:p w14:paraId="12A59D25" w14:textId="111EA3E0" w:rsidR="006E14F8" w:rsidRDefault="00C977D9" w:rsidP="006E14F8">
      <w:pPr>
        <w:pStyle w:val="ListParagraph"/>
        <w:numPr>
          <w:ilvl w:val="2"/>
          <w:numId w:val="34"/>
        </w:numPr>
        <w:jc w:val="both"/>
        <w:rPr>
          <w:ins w:id="577" w:author="nohemi fabiola serrano aguilar" w:date="2026-10-23T13:13:00Z" w16du:dateUtc="2026-10-23T12:13:00Z"/>
          <w:lang w:val="es-ES"/>
        </w:rPr>
      </w:pPr>
      <w:ins w:id="578" w:author="nohemi fabiola serrano aguilar" w:date="2026-10-23T13:10:00Z" w16du:dateUtc="2026-10-23T12:10:00Z">
        <w:r>
          <w:rPr>
            <w:lang w:val="es-ES"/>
          </w:rPr>
          <w:t>Prediccion de Demanda (</w:t>
        </w:r>
      </w:ins>
      <w:ins w:id="579" w:author="nohemi fabiola serrano aguilar" w:date="2026-10-24T00:35:00Z" w16du:dateUtc="2026-10-23T23:35:00Z">
        <w:r w:rsidR="00F27003">
          <w:rPr>
            <w:lang w:val="es-ES"/>
          </w:rPr>
          <w:t>Pronostico de Series Temporales</w:t>
        </w:r>
      </w:ins>
      <w:ins w:id="580" w:author="nohemi fabiola serrano aguilar" w:date="2026-10-23T13:10:00Z" w16du:dateUtc="2026-10-23T12:10:00Z">
        <w:r>
          <w:rPr>
            <w:lang w:val="es-ES"/>
          </w:rPr>
          <w:t>)</w:t>
        </w:r>
      </w:ins>
      <w:ins w:id="581" w:author="nohemi fabiola serrano aguilar" w:date="2026-10-23T12:52:00Z" w16du:dateUtc="2026-10-23T11:52:00Z">
        <w:r w:rsidR="006E14F8">
          <w:rPr>
            <w:lang w:val="es-ES"/>
          </w:rPr>
          <w:t xml:space="preserve">. </w:t>
        </w:r>
      </w:ins>
      <w:ins w:id="582" w:author="nohemi fabiola serrano aguilar" w:date="2026-10-24T00:51:00Z" w16du:dateUtc="2026-10-23T23:51:00Z">
        <w:r w:rsidR="00816F7C">
          <w:rPr>
            <w:lang w:val="es-ES"/>
          </w:rPr>
          <w:t xml:space="preserve">Este modelo utlizara algoritmos como Random Forest Regressor o Ridge Regressor </w:t>
        </w:r>
      </w:ins>
      <w:ins w:id="583" w:author="nohemi fabiola serrano aguilar" w:date="2026-10-24T00:52:00Z" w16du:dateUtc="2026-10-23T23:52:00Z">
        <w:r w:rsidR="00816F7C">
          <w:rPr>
            <w:lang w:val="es-ES"/>
          </w:rPr>
          <w:t>para</w:t>
        </w:r>
        <w:r w:rsidR="00DC3E67">
          <w:rPr>
            <w:lang w:val="es-ES"/>
          </w:rPr>
          <w:t xml:space="preserve"> predecir</w:t>
        </w:r>
      </w:ins>
      <w:ins w:id="584" w:author="nohemi fabiola serrano aguilar" w:date="2026-10-24T00:39:00Z" w16du:dateUtc="2026-10-23T23:39:00Z">
        <w:r w:rsidR="00F27003">
          <w:rPr>
            <w:lang w:val="es-ES"/>
          </w:rPr>
          <w:t xml:space="preserve"> el volumen de demanda.</w:t>
        </w:r>
      </w:ins>
    </w:p>
    <w:p w14:paraId="050FB287" w14:textId="77777777" w:rsidR="007C5A5A" w:rsidRPr="007C5A5A" w:rsidRDefault="007C5A5A">
      <w:pPr>
        <w:pStyle w:val="ListParagraph"/>
        <w:rPr>
          <w:ins w:id="585" w:author="nohemi fabiola serrano aguilar" w:date="2026-10-23T12:28:00Z" w16du:dateUtc="2026-10-23T11:28:00Z"/>
          <w:lang w:val="es-ES"/>
        </w:rPr>
        <w:pPrChange w:id="586" w:author="nohemi fabiola serrano aguilar" w:date="2026-10-23T12:28:00Z" w16du:dateUtc="2026-10-23T11:28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3359549C" w14:textId="77777777" w:rsidR="007C5A5A" w:rsidRPr="007C5A5A" w:rsidRDefault="007C5A5A">
      <w:pPr>
        <w:pStyle w:val="ListParagraph"/>
        <w:jc w:val="both"/>
        <w:rPr>
          <w:ins w:id="587" w:author="nohemi fabiola serrano aguilar" w:date="2026-10-23T12:27:00Z" w16du:dateUtc="2026-10-23T11:27:00Z"/>
          <w:lang w:val="es-ES"/>
        </w:rPr>
        <w:pPrChange w:id="588" w:author="nohemi fabiola serrano aguilar" w:date="2026-10-23T12:28:00Z" w16du:dateUtc="2026-10-23T11:28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4B441336" w14:textId="2EC05893" w:rsidR="00DF183C" w:rsidRDefault="0040394E" w:rsidP="00DF183C">
      <w:pPr>
        <w:pStyle w:val="ListParagraph"/>
        <w:numPr>
          <w:ilvl w:val="1"/>
          <w:numId w:val="34"/>
        </w:numPr>
        <w:jc w:val="both"/>
        <w:rPr>
          <w:ins w:id="589" w:author="nohemi fabiola serrano aguilar" w:date="2026-10-23T13:29:00Z" w16du:dateUtc="2026-10-23T12:29:00Z"/>
          <w:lang w:val="es-ES"/>
        </w:rPr>
      </w:pPr>
      <w:ins w:id="590" w:author="nohemi fabiola serrano aguilar" w:date="2026-10-23T13:36:00Z" w16du:dateUtc="2026-10-23T12:36:00Z">
        <w:r>
          <w:rPr>
            <w:lang w:val="es-ES"/>
          </w:rPr>
          <w:t>Validacion</w:t>
        </w:r>
      </w:ins>
      <w:ins w:id="591" w:author="nohemi fabiola serrano aguilar" w:date="2026-10-23T13:33:00Z" w16du:dateUtc="2026-10-23T12:33:00Z">
        <w:r w:rsidR="00DF183C">
          <w:rPr>
            <w:lang w:val="es-ES"/>
          </w:rPr>
          <w:t xml:space="preserve"> de Modelo</w:t>
        </w:r>
      </w:ins>
      <w:ins w:id="592" w:author="nohemi fabiola serrano aguilar" w:date="2026-10-23T13:29:00Z" w16du:dateUtc="2026-10-23T12:29:00Z">
        <w:r w:rsidR="00DF183C">
          <w:rPr>
            <w:lang w:val="es-ES"/>
          </w:rPr>
          <w:t xml:space="preserve">. Se utilizara el coeficiente de Silueta para </w:t>
        </w:r>
      </w:ins>
      <w:ins w:id="593" w:author="nohemi fabiola serrano aguilar" w:date="2026-10-23T13:33:00Z" w16du:dateUtc="2026-10-23T12:33:00Z">
        <w:r w:rsidR="00DF183C">
          <w:rPr>
            <w:lang w:val="es-ES"/>
          </w:rPr>
          <w:t>validar</w:t>
        </w:r>
      </w:ins>
      <w:ins w:id="594" w:author="nohemi fabiola serrano aguilar" w:date="2026-10-23T13:34:00Z" w16du:dateUtc="2026-10-23T12:34:00Z">
        <w:r w:rsidR="00DF183C">
          <w:rPr>
            <w:lang w:val="es-ES"/>
          </w:rPr>
          <w:t xml:space="preserve"> el Cluster territorial </w:t>
        </w:r>
      </w:ins>
      <w:ins w:id="595" w:author="nohemi fabiola serrano aguilar" w:date="2026-10-23T13:36:00Z" w16du:dateUtc="2026-10-23T12:36:00Z">
        <w:r>
          <w:rPr>
            <w:lang w:val="es-ES"/>
          </w:rPr>
          <w:t>y</w:t>
        </w:r>
      </w:ins>
      <w:ins w:id="596" w:author="nohemi fabiola serrano aguilar" w:date="2026-10-23T13:34:00Z" w16du:dateUtc="2026-10-23T12:34:00Z">
        <w:r w:rsidR="00DF183C">
          <w:rPr>
            <w:lang w:val="es-ES"/>
          </w:rPr>
          <w:t xml:space="preserve"> garantizar</w:t>
        </w:r>
      </w:ins>
      <w:ins w:id="597" w:author="nohemi fabiola serrano aguilar" w:date="2026-10-23T13:29:00Z" w16du:dateUtc="2026-10-23T12:29:00Z">
        <w:r w:rsidR="00DF183C">
          <w:rPr>
            <w:lang w:val="es-ES"/>
          </w:rPr>
          <w:t xml:space="preserve"> que los municipios estan agrupados de manera optima</w:t>
        </w:r>
      </w:ins>
    </w:p>
    <w:p w14:paraId="580FD59C" w14:textId="77777777" w:rsidR="00DF183C" w:rsidRDefault="00DF183C">
      <w:pPr>
        <w:pStyle w:val="ListParagraph"/>
        <w:jc w:val="both"/>
        <w:rPr>
          <w:ins w:id="598" w:author="nohemi fabiola serrano aguilar" w:date="2026-10-23T13:28:00Z" w16du:dateUtc="2026-10-23T12:28:00Z"/>
          <w:lang w:val="es-ES"/>
        </w:rPr>
        <w:pPrChange w:id="599" w:author="nohemi fabiola serrano aguilar" w:date="2026-10-23T13:29:00Z" w16du:dateUtc="2026-10-23T12:29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49B02AEC" w14:textId="0CBEF39C" w:rsidR="007127F6" w:rsidRPr="00816F7C" w:rsidRDefault="000F3933" w:rsidP="00816F7C">
      <w:pPr>
        <w:pStyle w:val="ListParagraph"/>
        <w:numPr>
          <w:ilvl w:val="1"/>
          <w:numId w:val="34"/>
        </w:numPr>
        <w:jc w:val="both"/>
        <w:rPr>
          <w:ins w:id="600" w:author="nohemi fabiola serrano aguilar" w:date="2026-10-24T00:44:00Z" w16du:dateUtc="2026-10-23T23:44:00Z"/>
          <w:lang w:val="es-ES"/>
          <w:rPrChange w:id="601" w:author="nohemi fabiola serrano aguilar" w:date="2026-10-24T00:44:00Z" w16du:dateUtc="2026-10-23T23:44:00Z">
            <w:rPr>
              <w:ins w:id="602" w:author="nohemi fabiola serrano aguilar" w:date="2026-10-24T00:44:00Z" w16du:dateUtc="2026-10-23T23:44:00Z"/>
              <w:lang w:val="es-MX"/>
            </w:rPr>
          </w:rPrChange>
        </w:rPr>
      </w:pPr>
      <w:ins w:id="603" w:author="nohemi fabiola serrano aguilar" w:date="2026-10-23T12:57:00Z" w16du:dateUtc="2026-10-23T11:57:00Z">
        <w:r w:rsidRPr="000F3933">
          <w:rPr>
            <w:lang w:val="es-ES"/>
          </w:rPr>
          <w:t xml:space="preserve"> </w:t>
        </w:r>
      </w:ins>
      <w:ins w:id="604" w:author="nohemi fabiola serrano aguilar" w:date="2026-10-23T13:33:00Z" w16du:dateUtc="2026-10-23T12:33:00Z">
        <w:r w:rsidR="00DF183C">
          <w:rPr>
            <w:lang w:val="es-ES"/>
          </w:rPr>
          <w:t>Evaluacion</w:t>
        </w:r>
      </w:ins>
      <w:ins w:id="605" w:author="nohemi fabiola serrano aguilar" w:date="2026-10-23T13:37:00Z" w16du:dateUtc="2026-10-23T12:37:00Z">
        <w:r w:rsidR="0040394E">
          <w:rPr>
            <w:lang w:val="es-ES"/>
          </w:rPr>
          <w:t xml:space="preserve"> de Rendimiento</w:t>
        </w:r>
      </w:ins>
      <w:ins w:id="606" w:author="nohemi fabiola serrano aguilar" w:date="2026-10-23T23:27:00Z" w16du:dateUtc="2026-10-23T22:27:00Z">
        <w:r w:rsidR="005E27EB">
          <w:rPr>
            <w:lang w:val="es-ES"/>
          </w:rPr>
          <w:t>. Para evaluar el Rendimiento del modelo dentro de un marco conceptual no implementado</w:t>
        </w:r>
      </w:ins>
      <w:ins w:id="607" w:author="nohemi fabiola serrano aguilar" w:date="2026-10-23T23:28:00Z" w16du:dateUtc="2026-10-23T22:28:00Z">
        <w:r w:rsidR="005E27EB">
          <w:rPr>
            <w:lang w:val="es-ES"/>
          </w:rPr>
          <w:t xml:space="preserve">, la investigacion utilizara un enfoque de simulacion historica (Backtesting) mediante la configuracion de division de datos de entrenamiento y prueba (Train/Test Split). Las arquitecturas </w:t>
        </w:r>
      </w:ins>
      <w:ins w:id="608" w:author="nohemi fabiola serrano aguilar" w:date="2026-10-23T23:29:00Z" w16du:dateUtc="2026-10-23T22:29:00Z">
        <w:r w:rsidR="005E27EB">
          <w:rPr>
            <w:lang w:val="es-ES"/>
          </w:rPr>
          <w:t xml:space="preserve">de aprendizaje Automaticose entrenaran con registros de 2023-2024, dejando los datos de 2025 como una matriz de prueba . La evaluacion del modelo se realizara </w:t>
        </w:r>
      </w:ins>
      <w:ins w:id="609" w:author="nohemi fabiola serrano aguilar" w:date="2026-10-23T23:30:00Z" w16du:dateUtc="2026-10-23T22:30:00Z">
        <w:r w:rsidR="005E27EB">
          <w:rPr>
            <w:lang w:val="es-ES"/>
          </w:rPr>
          <w:t xml:space="preserve">mediante la prediccion de bloques hisoticos cuyos resultados ya se conocen, comparando las matrices predictivas con los datos publicos reales para calcular el Erro Cuadratico Medio </w:t>
        </w:r>
      </w:ins>
      <w:ins w:id="610" w:author="nohemi fabiola serrano aguilar" w:date="2026-10-23T23:31:00Z" w16du:dateUtc="2026-10-23T22:31:00Z">
        <w:r w:rsidR="005E27EB">
          <w:rPr>
            <w:lang w:val="es-ES"/>
          </w:rPr>
          <w:t xml:space="preserve">(RMSE) y los coeficientes </w:t>
        </w:r>
        <w:r w:rsidR="005E27EB" w:rsidRPr="005E27EB">
          <w:rPr>
            <w:lang w:val="es-MX"/>
            <w:rPrChange w:id="611" w:author="nohemi fabiola serrano aguilar" w:date="2026-10-23T23:31:00Z" w16du:dateUtc="2026-10-23T22:31:00Z">
              <w:rPr/>
            </w:rPrChange>
          </w:rPr>
          <w:t>R²</w:t>
        </w:r>
        <w:r w:rsidR="005E27EB">
          <w:rPr>
            <w:lang w:val="es-MX"/>
          </w:rPr>
          <w:t xml:space="preserve"> sin requerir un despliegue fisico</w:t>
        </w:r>
      </w:ins>
    </w:p>
    <w:p w14:paraId="2690AEE0" w14:textId="77777777" w:rsidR="00816F7C" w:rsidRPr="00816F7C" w:rsidRDefault="00816F7C">
      <w:pPr>
        <w:pStyle w:val="ListParagraph"/>
        <w:rPr>
          <w:ins w:id="612" w:author="nohemi fabiola serrano aguilar" w:date="2026-10-24T00:44:00Z" w16du:dateUtc="2026-10-23T23:44:00Z"/>
          <w:lang w:val="es-ES"/>
        </w:rPr>
        <w:pPrChange w:id="613" w:author="nohemi fabiola serrano aguilar" w:date="2026-10-24T00:44:00Z" w16du:dateUtc="2026-10-23T23:44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4DE35DC2" w14:textId="77777777" w:rsidR="00816F7C" w:rsidRPr="00816F7C" w:rsidRDefault="00816F7C">
      <w:pPr>
        <w:pStyle w:val="ListParagraph"/>
        <w:jc w:val="both"/>
        <w:rPr>
          <w:ins w:id="614" w:author="nohemi fabiola serrano aguilar" w:date="2026-10-23T13:16:00Z" w16du:dateUtc="2026-10-23T12:16:00Z"/>
          <w:lang w:val="es-ES"/>
        </w:rPr>
        <w:pPrChange w:id="615" w:author="nohemi fabiola serrano aguilar" w:date="2026-10-24T00:44:00Z" w16du:dateUtc="2026-10-23T23:44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5F73EBEC" w14:textId="5E753F72" w:rsidR="007127F6" w:rsidRDefault="007127F6" w:rsidP="007127F6">
      <w:pPr>
        <w:pStyle w:val="ListParagraph"/>
        <w:numPr>
          <w:ilvl w:val="1"/>
          <w:numId w:val="34"/>
        </w:numPr>
        <w:jc w:val="both"/>
        <w:rPr>
          <w:ins w:id="616" w:author="nohemi fabiola serrano aguilar" w:date="2026-10-23T13:19:00Z" w16du:dateUtc="2026-10-23T12:19:00Z"/>
          <w:lang w:val="es-ES"/>
        </w:rPr>
      </w:pPr>
      <w:ins w:id="617" w:author="nohemi fabiola serrano aguilar" w:date="2026-10-23T13:16:00Z" w16du:dateUtc="2026-10-23T12:16:00Z">
        <w:r w:rsidRPr="007127F6">
          <w:rPr>
            <w:lang w:val="es-ES"/>
          </w:rPr>
          <w:t xml:space="preserve">Inteligencia de Negocios. </w:t>
        </w:r>
      </w:ins>
      <w:ins w:id="618" w:author="nohemi fabiola serrano aguilar" w:date="2026-10-23T13:18:00Z" w16du:dateUtc="2026-10-23T12:18:00Z">
        <w:r w:rsidRPr="007127F6">
          <w:rPr>
            <w:lang w:val="es-ES"/>
          </w:rPr>
          <w:t xml:space="preserve">El despliegue se consolidara mediante la construccion de un ecosistema </w:t>
        </w:r>
      </w:ins>
      <w:ins w:id="619" w:author="nohemi fabiola serrano aguilar" w:date="2026-10-23T13:19:00Z" w16du:dateUtc="2026-10-23T12:19:00Z">
        <w:r w:rsidRPr="007127F6">
          <w:rPr>
            <w:lang w:val="es-ES"/>
          </w:rPr>
          <w:t>en Power BI que servira como una interfaz de negocio.</w:t>
        </w:r>
      </w:ins>
    </w:p>
    <w:p w14:paraId="1B43D2FF" w14:textId="77777777" w:rsidR="007127F6" w:rsidRPr="007127F6" w:rsidRDefault="007127F6">
      <w:pPr>
        <w:jc w:val="both"/>
        <w:rPr>
          <w:ins w:id="620" w:author="nohemi fabiola serrano aguilar" w:date="2026-10-23T13:19:00Z" w16du:dateUtc="2026-10-23T12:19:00Z"/>
          <w:lang w:val="es-ES"/>
        </w:rPr>
        <w:pPrChange w:id="621" w:author="nohemi fabiola serrano aguilar" w:date="2026-10-23T13:19:00Z" w16du:dateUtc="2026-10-23T12:19:00Z">
          <w:pPr>
            <w:ind w:left="360"/>
            <w:jc w:val="both"/>
          </w:pPr>
        </w:pPrChange>
      </w:pPr>
    </w:p>
    <w:p w14:paraId="20D2BA4B" w14:textId="24B25A2F" w:rsidR="007C5A5A" w:rsidRDefault="0040394E" w:rsidP="007127F6">
      <w:pPr>
        <w:pStyle w:val="ListParagraph"/>
        <w:numPr>
          <w:ilvl w:val="1"/>
          <w:numId w:val="34"/>
        </w:numPr>
        <w:jc w:val="both"/>
        <w:rPr>
          <w:ins w:id="622" w:author="nohemi fabiola serrano aguilar" w:date="2026-10-23T22:51:00Z" w16du:dateUtc="2026-10-23T21:51:00Z"/>
          <w:lang w:val="es-ES"/>
        </w:rPr>
      </w:pPr>
      <w:ins w:id="623" w:author="nohemi fabiola serrano aguilar" w:date="2026-10-23T13:40:00Z" w16du:dateUtc="2026-10-23T12:40:00Z">
        <w:r>
          <w:rPr>
            <w:lang w:val="es-ES"/>
          </w:rPr>
          <w:t xml:space="preserve">Propuesta de </w:t>
        </w:r>
      </w:ins>
      <w:ins w:id="624" w:author="nohemi fabiola serrano aguilar" w:date="2026-10-23T12:28:00Z" w16du:dateUtc="2026-10-23T11:28:00Z">
        <w:r w:rsidR="007C5A5A" w:rsidRPr="007127F6">
          <w:rPr>
            <w:lang w:val="es-ES"/>
          </w:rPr>
          <w:t>Diagrama de</w:t>
        </w:r>
      </w:ins>
      <w:ins w:id="625" w:author="nohemi fabiola serrano aguilar" w:date="2026-10-23T12:29:00Z" w16du:dateUtc="2026-10-23T11:29:00Z">
        <w:r w:rsidR="007C5A5A" w:rsidRPr="007127F6">
          <w:rPr>
            <w:lang w:val="es-ES"/>
          </w:rPr>
          <w:t xml:space="preserve"> Flujo de Trabajo</w:t>
        </w:r>
      </w:ins>
    </w:p>
    <w:p w14:paraId="3180ACE5" w14:textId="77777777" w:rsidR="00E02039" w:rsidRDefault="00E02039" w:rsidP="00E02039">
      <w:pPr>
        <w:pStyle w:val="ListParagraph"/>
        <w:rPr>
          <w:ins w:id="626" w:author="nohemi fabiola serrano aguilar" w:date="2026-10-23T22:56:00Z" w16du:dateUtc="2026-10-23T21:56:00Z"/>
          <w:lang w:val="es-ES"/>
        </w:rPr>
      </w:pPr>
    </w:p>
    <w:p w14:paraId="081E48E8" w14:textId="77777777" w:rsidR="00E02039" w:rsidRDefault="00E02039" w:rsidP="00E02039">
      <w:pPr>
        <w:pStyle w:val="ListParagraph"/>
        <w:rPr>
          <w:ins w:id="627" w:author="nohemi fabiola serrano aguilar" w:date="2026-10-23T22:56:00Z" w16du:dateUtc="2026-10-23T21:56:00Z"/>
          <w:lang w:val="es-ES"/>
        </w:rPr>
      </w:pPr>
    </w:p>
    <w:p w14:paraId="2E022BA8" w14:textId="77777777" w:rsidR="00E02039" w:rsidRPr="00E02039" w:rsidRDefault="00E02039">
      <w:pPr>
        <w:pStyle w:val="ListParagraph"/>
        <w:rPr>
          <w:ins w:id="628" w:author="nohemi fabiola serrano aguilar" w:date="2026-10-23T22:51:00Z" w16du:dateUtc="2026-10-23T21:51:00Z"/>
          <w:lang w:val="es-ES"/>
        </w:rPr>
        <w:pPrChange w:id="629" w:author="nohemi fabiola serrano aguilar" w:date="2026-10-23T22:51:00Z" w16du:dateUtc="2026-10-23T21:51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6DD8A1DF" w14:textId="10C6A15B" w:rsidR="00E02039" w:rsidRDefault="00E02039">
      <w:pPr>
        <w:pStyle w:val="ListParagraph"/>
        <w:jc w:val="both"/>
        <w:rPr>
          <w:ins w:id="630" w:author="nohemi fabiola serrano aguilar" w:date="2026-10-23T22:51:00Z" w16du:dateUtc="2026-10-23T21:51:00Z"/>
          <w:lang w:val="es-ES"/>
        </w:rPr>
        <w:pPrChange w:id="631" w:author="nohemi fabiola serrano aguilar" w:date="2026-10-23T22:51:00Z" w16du:dateUtc="2026-10-23T21:51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  <w:ins w:id="632" w:author="nohemi fabiola serrano aguilar" w:date="2026-10-23T22:56:00Z" w16du:dateUtc="2026-10-23T21:56:00Z">
        <w:r>
          <w:rPr>
            <w:noProof/>
            <w:lang w:val="es-MX"/>
          </w:rPr>
          <w:drawing>
            <wp:inline distT="0" distB="0" distL="0" distR="0" wp14:anchorId="2F28EA50" wp14:editId="5C30CAF4">
              <wp:extent cx="4592782" cy="5222875"/>
              <wp:effectExtent l="19050" t="0" r="17780" b="0"/>
              <wp:docPr id="49166621" name="Diagram 4"/>
              <wp:cNvGraphicFramePr/>
              <a:graphic xmlns:a="http://schemas.openxmlformats.org/drawingml/2006/main">
                <a:graphicData uri="http://schemas.openxmlformats.org/drawingml/2006/diagram">
                  <dgm:relIds xmlns:dgm="http://schemas.openxmlformats.org/drawingml/2006/diagram" xmlns:r="http://schemas.openxmlformats.org/officeDocument/2006/relationships" r:dm="rId9" r:lo="rId10" r:qs="rId11" r:cs="rId12"/>
                </a:graphicData>
              </a:graphic>
            </wp:inline>
          </w:drawing>
        </w:r>
      </w:ins>
    </w:p>
    <w:p w14:paraId="7899E3AE" w14:textId="77777777" w:rsidR="00E02039" w:rsidRPr="00E02039" w:rsidRDefault="00E02039">
      <w:pPr>
        <w:pStyle w:val="ListParagraph"/>
        <w:rPr>
          <w:ins w:id="633" w:author="nohemi fabiola serrano aguilar" w:date="2026-10-23T22:51:00Z" w16du:dateUtc="2026-10-23T21:51:00Z"/>
          <w:lang w:val="es-ES"/>
        </w:rPr>
        <w:pPrChange w:id="634" w:author="nohemi fabiola serrano aguilar" w:date="2026-10-23T22:51:00Z" w16du:dateUtc="2026-10-23T21:51:00Z">
          <w:pPr>
            <w:pStyle w:val="ListParagraph"/>
            <w:numPr>
              <w:ilvl w:val="1"/>
              <w:numId w:val="34"/>
            </w:numPr>
            <w:ind w:hanging="360"/>
            <w:jc w:val="both"/>
          </w:pPr>
        </w:pPrChange>
      </w:pPr>
    </w:p>
    <w:p w14:paraId="18DA9A11" w14:textId="77777777" w:rsidR="00E02039" w:rsidRDefault="00E02039" w:rsidP="00E02039">
      <w:pPr>
        <w:jc w:val="both"/>
        <w:rPr>
          <w:ins w:id="635" w:author="nohemi fabiola serrano aguilar" w:date="2026-10-23T22:53:00Z" w16du:dateUtc="2026-10-23T21:53:00Z"/>
          <w:lang w:val="es-ES"/>
        </w:rPr>
      </w:pPr>
    </w:p>
    <w:p w14:paraId="5AE735CC" w14:textId="26AF3D0B" w:rsidR="00E02039" w:rsidRDefault="00E02039" w:rsidP="00E02039">
      <w:pPr>
        <w:jc w:val="both"/>
        <w:rPr>
          <w:ins w:id="636" w:author="nohemi fabiola serrano aguilar" w:date="2026-10-24T01:16:00Z" w16du:dateUtc="2026-10-24T00:16:00Z"/>
          <w:lang w:val="es-ES"/>
        </w:rPr>
      </w:pPr>
      <w:ins w:id="637" w:author="nohemi fabiola serrano aguilar" w:date="2026-10-23T22:53:00Z" w16du:dateUtc="2026-10-23T21:53:00Z">
        <w:r>
          <w:rPr>
            <w:lang w:val="es-ES"/>
          </w:rPr>
          <w:t xml:space="preserve">Figura 1. </w:t>
        </w:r>
      </w:ins>
      <w:ins w:id="638" w:author="nohemi fabiola serrano aguilar" w:date="2026-10-23T22:54:00Z" w16du:dateUtc="2026-10-23T21:54:00Z">
        <w:r>
          <w:rPr>
            <w:lang w:val="es-ES"/>
          </w:rPr>
          <w:t>Ecosistema de BI predi</w:t>
        </w:r>
      </w:ins>
      <w:ins w:id="639" w:author="nohemi fabiola serrano aguilar" w:date="2026-10-23T22:55:00Z" w16du:dateUtc="2026-10-23T21:55:00Z">
        <w:r>
          <w:rPr>
            <w:lang w:val="es-ES"/>
          </w:rPr>
          <w:t>ctivo de extremo a extremo y arquitectura de aprendizaje automatico</w:t>
        </w:r>
      </w:ins>
    </w:p>
    <w:p w14:paraId="761EE183" w14:textId="77777777" w:rsidR="00E321AE" w:rsidRDefault="00E321AE" w:rsidP="00E02039">
      <w:pPr>
        <w:jc w:val="both"/>
        <w:rPr>
          <w:ins w:id="640" w:author="nohemi fabiola serrano aguilar" w:date="2026-10-23T22:51:00Z" w16du:dateUtc="2026-10-23T21:51:00Z"/>
          <w:lang w:val="es-ES"/>
        </w:rPr>
      </w:pPr>
    </w:p>
    <w:p w14:paraId="255EF1CD" w14:textId="0E4B67C8" w:rsidR="00D7263A" w:rsidRDefault="00E02039" w:rsidP="00D7263A">
      <w:pPr>
        <w:pStyle w:val="ListParagraph"/>
        <w:numPr>
          <w:ilvl w:val="0"/>
          <w:numId w:val="34"/>
        </w:numPr>
        <w:jc w:val="both"/>
        <w:rPr>
          <w:ins w:id="641" w:author="nohemi fabiola serrano aguilar" w:date="2026-10-23T22:59:00Z" w16du:dateUtc="2026-10-23T21:59:00Z"/>
          <w:lang w:val="es-ES"/>
        </w:rPr>
      </w:pPr>
      <w:ins w:id="642" w:author="nohemi fabiola serrano aguilar" w:date="2026-10-23T22:51:00Z" w16du:dateUtc="2026-10-23T21:51:00Z">
        <w:r>
          <w:rPr>
            <w:lang w:val="es-ES"/>
          </w:rPr>
          <w:t>Fuentes de datos</w:t>
        </w:r>
      </w:ins>
    </w:p>
    <w:p w14:paraId="0E9A38E3" w14:textId="77777777" w:rsidR="00E02039" w:rsidRDefault="00E02039" w:rsidP="00E02039">
      <w:pPr>
        <w:jc w:val="both"/>
        <w:rPr>
          <w:ins w:id="643" w:author="nohemi fabiola serrano aguilar" w:date="2026-10-23T22:59:00Z" w16du:dateUtc="2026-10-23T21:59:00Z"/>
          <w:lang w:val="es-ES"/>
        </w:rPr>
      </w:pPr>
    </w:p>
    <w:p w14:paraId="07ED2C6C" w14:textId="1F440B7B" w:rsidR="001F5D56" w:rsidRDefault="00E02039" w:rsidP="00E02039">
      <w:pPr>
        <w:jc w:val="both"/>
        <w:rPr>
          <w:ins w:id="644" w:author="nohemi fabiola serrano aguilar" w:date="2026-10-23T23:04:00Z" w16du:dateUtc="2026-10-23T22:04:00Z"/>
          <w:lang w:val="es-ES"/>
        </w:rPr>
      </w:pPr>
      <w:ins w:id="645" w:author="nohemi fabiola serrano aguilar" w:date="2026-10-23T22:59:00Z" w16du:dateUtc="2026-10-23T21:59:00Z">
        <w:r>
          <w:rPr>
            <w:lang w:val="es-ES"/>
          </w:rPr>
          <w:lastRenderedPageBreak/>
          <w:t>L</w:t>
        </w:r>
      </w:ins>
      <w:ins w:id="646" w:author="nohemi fabiola serrano aguilar" w:date="2026-10-23T23:00:00Z" w16du:dateUtc="2026-10-23T22:00:00Z">
        <w:r>
          <w:rPr>
            <w:lang w:val="es-ES"/>
          </w:rPr>
          <w:t>a fuente de datos principal es un conjunto de datos administrativos oficial, obtenida de la Plataforma de Datos abiertos (datos.gob.mx), que recopila registros historicos que abarcan el periodo d</w:t>
        </w:r>
      </w:ins>
      <w:ins w:id="647" w:author="nohemi fabiola serrano aguilar" w:date="2026-10-23T23:01:00Z" w16du:dateUtc="2026-10-23T22:01:00Z">
        <w:r>
          <w:rPr>
            <w:lang w:val="es-ES"/>
          </w:rPr>
          <w:t xml:space="preserve">e 2023-2025. Se </w:t>
        </w:r>
        <w:r w:rsidR="001F5D56">
          <w:rPr>
            <w:lang w:val="es-ES"/>
          </w:rPr>
          <w:t xml:space="preserve">acota formalmente a 2025 debido a los tiempos de validacion y liberacion oficial de microdatos institucionales del </w:t>
        </w:r>
      </w:ins>
      <w:ins w:id="648" w:author="nohemi fabiola serrano aguilar" w:date="2026-10-23T23:02:00Z" w16du:dateUtc="2026-10-23T22:02:00Z">
        <w:r w:rsidR="001F5D56">
          <w:rPr>
            <w:lang w:val="es-ES"/>
          </w:rPr>
          <w:t>gobierno a nivel municipal</w:t>
        </w:r>
      </w:ins>
      <w:ins w:id="649" w:author="nohemi fabiola serrano aguilar" w:date="2026-10-23T23:03:00Z" w16du:dateUtc="2026-10-23T22:03:00Z">
        <w:r w:rsidR="001F5D56">
          <w:rPr>
            <w:lang w:val="es-ES"/>
          </w:rPr>
          <w:t>. El conjunto de datos no contiene informacion de identificacion personal (PII, por s</w:t>
        </w:r>
      </w:ins>
      <w:ins w:id="650" w:author="nohemi fabiola serrano aguilar" w:date="2026-10-23T23:04:00Z" w16du:dateUtc="2026-10-23T22:04:00Z">
        <w:r w:rsidR="001F5D56">
          <w:rPr>
            <w:lang w:val="es-ES"/>
          </w:rPr>
          <w:t>us siglas en ingles), lo cual garantizz el cumplimiento etico.</w:t>
        </w:r>
      </w:ins>
    </w:p>
    <w:p w14:paraId="29BB082D" w14:textId="0F946888" w:rsidR="001F5D56" w:rsidRDefault="001F5D56" w:rsidP="00E02039">
      <w:pPr>
        <w:jc w:val="both"/>
        <w:rPr>
          <w:ins w:id="651" w:author="nohemi fabiola serrano aguilar" w:date="2026-10-23T23:07:00Z" w16du:dateUtc="2026-10-23T22:07:00Z"/>
          <w:lang w:val="es-ES"/>
        </w:rPr>
      </w:pPr>
      <w:ins w:id="652" w:author="nohemi fabiola serrano aguilar" w:date="2026-10-23T23:04:00Z" w16du:dateUtc="2026-10-23T22:04:00Z">
        <w:r>
          <w:rPr>
            <w:lang w:val="es-ES"/>
          </w:rPr>
          <w:t>El acceso y uso de los da</w:t>
        </w:r>
      </w:ins>
      <w:ins w:id="653" w:author="nohemi fabiola serrano aguilar" w:date="2026-10-23T23:05:00Z" w16du:dateUtc="2026-10-23T22:05:00Z">
        <w:r>
          <w:rPr>
            <w:lang w:val="es-ES"/>
          </w:rPr>
          <w:t xml:space="preserve">tos es completamente legitimo bajo los lineamientos de la Licencia de Uso de Datos Abiertos del Gobierno de Mexico, la cual </w:t>
        </w:r>
      </w:ins>
      <w:ins w:id="654" w:author="nohemi fabiola serrano aguilar" w:date="2026-10-23T23:06:00Z" w16du:dateUtc="2026-10-23T22:06:00Z">
        <w:r>
          <w:rPr>
            <w:lang w:val="es-ES"/>
          </w:rPr>
          <w:t xml:space="preserve">permite el analisis y transfromacion para fines academicos, </w:t>
        </w:r>
      </w:ins>
      <w:ins w:id="655" w:author="nohemi fabiola serrano aguilar" w:date="2026-10-23T23:07:00Z" w16du:dateUtc="2026-10-23T22:07:00Z">
        <w:r>
          <w:rPr>
            <w:lang w:val="es-ES"/>
          </w:rPr>
          <w:t>y de desarrollo cientifico.</w:t>
        </w:r>
      </w:ins>
    </w:p>
    <w:p w14:paraId="3B147985" w14:textId="1B195E72" w:rsidR="001F5D56" w:rsidRDefault="001F5D56" w:rsidP="00E02039">
      <w:pPr>
        <w:jc w:val="both"/>
        <w:rPr>
          <w:ins w:id="656" w:author="nohemi fabiola serrano aguilar" w:date="2026-10-23T23:07:00Z" w16du:dateUtc="2026-10-23T22:07:00Z"/>
          <w:lang w:val="es-ES"/>
        </w:rPr>
      </w:pPr>
    </w:p>
    <w:p w14:paraId="400A6717" w14:textId="0BAA5599" w:rsidR="00DC3E67" w:rsidRPr="00DC3E67" w:rsidRDefault="001F5D56" w:rsidP="00DC3E67">
      <w:pPr>
        <w:pStyle w:val="ListParagraph"/>
        <w:numPr>
          <w:ilvl w:val="0"/>
          <w:numId w:val="34"/>
        </w:numPr>
        <w:jc w:val="both"/>
        <w:rPr>
          <w:ins w:id="657" w:author="nohemi fabiola serrano aguilar" w:date="2026-10-23T23:08:00Z" w16du:dateUtc="2026-10-23T22:08:00Z"/>
          <w:lang w:val="es-ES"/>
        </w:rPr>
      </w:pPr>
      <w:ins w:id="658" w:author="nohemi fabiola serrano aguilar" w:date="2026-10-23T23:07:00Z" w16du:dateUtc="2026-10-23T22:07:00Z">
        <w:r>
          <w:rPr>
            <w:lang w:val="es-ES"/>
          </w:rPr>
          <w:t>Entregables Esperados.</w:t>
        </w:r>
      </w:ins>
    </w:p>
    <w:p w14:paraId="19203C60" w14:textId="77777777" w:rsidR="001F5D56" w:rsidRDefault="001F5D56" w:rsidP="001F5D56">
      <w:pPr>
        <w:jc w:val="both"/>
        <w:rPr>
          <w:ins w:id="659" w:author="nohemi fabiola serrano aguilar" w:date="2026-10-23T23:13:00Z" w16du:dateUtc="2026-10-23T22:13:00Z"/>
          <w:lang w:val="es-ES"/>
        </w:rPr>
      </w:pPr>
    </w:p>
    <w:p w14:paraId="7AD08461" w14:textId="56B7CD42" w:rsidR="0040394E" w:rsidRDefault="000D52DB" w:rsidP="00D76D44">
      <w:pPr>
        <w:pStyle w:val="ListParagraph"/>
        <w:numPr>
          <w:ilvl w:val="0"/>
          <w:numId w:val="39"/>
        </w:numPr>
        <w:jc w:val="both"/>
        <w:rPr>
          <w:ins w:id="660" w:author="nohemi fabiola serrano aguilar" w:date="2026-10-24T00:08:00Z" w16du:dateUtc="2026-10-23T23:08:00Z"/>
          <w:lang w:val="es-ES"/>
        </w:rPr>
      </w:pPr>
      <w:ins w:id="661" w:author="nohemi fabiola serrano aguilar" w:date="2026-10-23T23:13:00Z" w16du:dateUtc="2026-10-23T22:13:00Z">
        <w:r>
          <w:rPr>
            <w:lang w:val="es-ES"/>
          </w:rPr>
          <w:t xml:space="preserve">Pipeline de Datos en Python. Repositorio de codigo documentado que </w:t>
        </w:r>
      </w:ins>
      <w:ins w:id="662" w:author="nohemi fabiola serrano aguilar" w:date="2026-10-23T23:43:00Z" w16du:dateUtc="2026-10-23T22:43:00Z">
        <w:r w:rsidR="00D76D44">
          <w:rPr>
            <w:lang w:val="es-ES"/>
          </w:rPr>
          <w:t xml:space="preserve">incluya </w:t>
        </w:r>
      </w:ins>
      <w:ins w:id="663" w:author="nohemi fabiola serrano aguilar" w:date="2026-10-23T23:44:00Z" w16du:dateUtc="2026-10-23T22:44:00Z">
        <w:r w:rsidR="00D76D44">
          <w:rPr>
            <w:lang w:val="es-ES"/>
          </w:rPr>
          <w:t xml:space="preserve">el mapeo categorico, limpieza de datos y un mecanismo automatizado de </w:t>
        </w:r>
      </w:ins>
      <w:ins w:id="664" w:author="nohemi fabiola serrano aguilar" w:date="2026-10-23T23:46:00Z" w16du:dateUtc="2026-10-23T22:46:00Z">
        <w:r w:rsidR="00D76D44">
          <w:rPr>
            <w:lang w:val="es-ES"/>
          </w:rPr>
          <w:t>Entre</w:t>
        </w:r>
      </w:ins>
      <w:ins w:id="665" w:author="nohemi fabiola serrano aguilar" w:date="2026-10-23T23:44:00Z" w16du:dateUtc="2026-10-23T22:44:00Z">
        <w:r w:rsidR="00D76D44">
          <w:rPr>
            <w:lang w:val="es-ES"/>
          </w:rPr>
          <w:t>namiento/Prueba utilizado para ejecutar la validacion historica ex-post.</w:t>
        </w:r>
      </w:ins>
    </w:p>
    <w:p w14:paraId="4C4F67BC" w14:textId="77777777" w:rsidR="001C47D1" w:rsidRDefault="001C47D1">
      <w:pPr>
        <w:pStyle w:val="ListParagraph"/>
        <w:jc w:val="both"/>
        <w:rPr>
          <w:ins w:id="666" w:author="nohemi fabiola serrano aguilar" w:date="2026-10-23T23:44:00Z" w16du:dateUtc="2026-10-23T22:44:00Z"/>
          <w:lang w:val="es-ES"/>
        </w:rPr>
        <w:pPrChange w:id="667" w:author="nohemi fabiola serrano aguilar" w:date="2026-10-24T00:08:00Z" w16du:dateUtc="2026-10-23T23:08:00Z">
          <w:pPr>
            <w:pStyle w:val="ListParagraph"/>
            <w:numPr>
              <w:numId w:val="39"/>
            </w:numPr>
            <w:ind w:hanging="360"/>
            <w:jc w:val="both"/>
          </w:pPr>
        </w:pPrChange>
      </w:pPr>
    </w:p>
    <w:p w14:paraId="31A97B13" w14:textId="10433650" w:rsidR="00D76D44" w:rsidRDefault="00D76D44" w:rsidP="00D76D44">
      <w:pPr>
        <w:pStyle w:val="ListParagraph"/>
        <w:numPr>
          <w:ilvl w:val="0"/>
          <w:numId w:val="39"/>
        </w:numPr>
        <w:jc w:val="both"/>
        <w:rPr>
          <w:ins w:id="668" w:author="nohemi fabiola serrano aguilar" w:date="2026-10-24T00:08:00Z" w16du:dateUtc="2026-10-23T23:08:00Z"/>
          <w:lang w:val="es-MX"/>
        </w:rPr>
      </w:pPr>
      <w:ins w:id="669" w:author="nohemi fabiola serrano aguilar" w:date="2026-10-23T23:45:00Z" w16du:dateUtc="2026-10-23T22:45:00Z">
        <w:r w:rsidRPr="00D76D44">
          <w:rPr>
            <w:lang w:val="es-MX"/>
            <w:rPrChange w:id="670" w:author="nohemi fabiola serrano aguilar" w:date="2026-10-23T23:49:00Z" w16du:dateUtc="2026-10-23T22:49:00Z">
              <w:rPr>
                <w:lang w:val="es-ES"/>
              </w:rPr>
            </w:rPrChange>
          </w:rPr>
          <w:t>Mo</w:t>
        </w:r>
      </w:ins>
      <w:ins w:id="671" w:author="nohemi fabiola serrano aguilar" w:date="2026-10-23T23:46:00Z" w16du:dateUtc="2026-10-23T22:46:00Z">
        <w:r w:rsidRPr="00D76D44">
          <w:rPr>
            <w:lang w:val="es-MX"/>
            <w:rPrChange w:id="672" w:author="nohemi fabiola serrano aguilar" w:date="2026-10-23T23:49:00Z" w16du:dateUtc="2026-10-23T22:49:00Z">
              <w:rPr/>
            </w:rPrChange>
          </w:rPr>
          <w:t>tor</w:t>
        </w:r>
      </w:ins>
      <w:ins w:id="673" w:author="nohemi fabiola serrano aguilar" w:date="2026-10-23T23:45:00Z" w16du:dateUtc="2026-10-23T22:45:00Z">
        <w:r w:rsidRPr="00D76D44">
          <w:rPr>
            <w:lang w:val="es-MX"/>
            <w:rPrChange w:id="674" w:author="nohemi fabiola serrano aguilar" w:date="2026-10-23T23:49:00Z" w16du:dateUtc="2026-10-23T22:49:00Z">
              <w:rPr>
                <w:lang w:val="es-ES"/>
              </w:rPr>
            </w:rPrChange>
          </w:rPr>
          <w:t xml:space="preserve"> de Machine Learning v</w:t>
        </w:r>
        <w:r w:rsidRPr="00D76D44">
          <w:rPr>
            <w:lang w:val="es-MX"/>
            <w:rPrChange w:id="675" w:author="nohemi fabiola serrano aguilar" w:date="2026-10-23T23:49:00Z" w16du:dateUtc="2026-10-23T22:49:00Z">
              <w:rPr/>
            </w:rPrChange>
          </w:rPr>
          <w:t xml:space="preserve">alidado. </w:t>
        </w:r>
      </w:ins>
      <w:ins w:id="676" w:author="nohemi fabiola serrano aguilar" w:date="2026-10-23T23:49:00Z" w16du:dateUtc="2026-10-23T22:49:00Z">
        <w:r w:rsidRPr="00D76D44">
          <w:rPr>
            <w:lang w:val="es-MX"/>
            <w:rPrChange w:id="677" w:author="nohemi fabiola serrano aguilar" w:date="2026-10-23T23:49:00Z" w16du:dateUtc="2026-10-23T22:49:00Z">
              <w:rPr/>
            </w:rPrChange>
          </w:rPr>
          <w:t>El</w:t>
        </w:r>
        <w:r>
          <w:rPr>
            <w:lang w:val="es-MX"/>
          </w:rPr>
          <w:t xml:space="preserve"> despliege de un modelo predictivo entrenado (agrupamiento espacial K-Means</w:t>
        </w:r>
      </w:ins>
      <w:ins w:id="678" w:author="nohemi fabiola serrano aguilar" w:date="2026-10-24T00:09:00Z" w16du:dateUtc="2026-10-23T23:09:00Z">
        <w:r w:rsidR="001C47D1">
          <w:rPr>
            <w:lang w:val="es-MX"/>
          </w:rPr>
          <w:t xml:space="preserve"> </w:t>
        </w:r>
      </w:ins>
      <w:ins w:id="679" w:author="nohemi fabiola serrano aguilar" w:date="2026-10-23T23:50:00Z" w16du:dateUtc="2026-10-23T22:50:00Z">
        <w:r>
          <w:rPr>
            <w:lang w:val="es-MX"/>
          </w:rPr>
          <w:t xml:space="preserve">combinado con pronostico de series temporales) con indicadores de rendimiento de referencia verificados, que rastrea la presicion mediante el RMSE y los coeficients </w:t>
        </w:r>
      </w:ins>
      <w:ins w:id="680" w:author="nohemi fabiola serrano aguilar" w:date="2026-10-23T23:51:00Z">
        <w:r w:rsidRPr="00D76D44">
          <w:rPr>
            <w:lang w:val="es-MX"/>
            <w:rPrChange w:id="681" w:author="nohemi fabiola serrano aguilar" w:date="2026-10-23T23:51:00Z" w16du:dateUtc="2026-10-23T22:51:00Z">
              <w:rPr/>
            </w:rPrChange>
          </w:rPr>
          <w:t>R²</w:t>
        </w:r>
      </w:ins>
      <w:ins w:id="682" w:author="nohemi fabiola serrano aguilar" w:date="2026-10-23T23:51:00Z" w16du:dateUtc="2026-10-23T22:51:00Z">
        <w:r>
          <w:rPr>
            <w:lang w:val="es-MX"/>
          </w:rPr>
          <w:t xml:space="preserve"> frente a bloques hisotricos conocidos.</w:t>
        </w:r>
      </w:ins>
    </w:p>
    <w:p w14:paraId="258E57C9" w14:textId="77777777" w:rsidR="001C47D1" w:rsidRPr="001C47D1" w:rsidRDefault="001C47D1">
      <w:pPr>
        <w:pStyle w:val="ListParagraph"/>
        <w:rPr>
          <w:ins w:id="683" w:author="nohemi fabiola serrano aguilar" w:date="2026-10-24T00:08:00Z" w16du:dateUtc="2026-10-23T23:08:00Z"/>
          <w:lang w:val="es-MX"/>
        </w:rPr>
        <w:pPrChange w:id="684" w:author="nohemi fabiola serrano aguilar" w:date="2026-10-24T00:08:00Z" w16du:dateUtc="2026-10-23T23:08:00Z">
          <w:pPr>
            <w:pStyle w:val="ListParagraph"/>
            <w:numPr>
              <w:numId w:val="39"/>
            </w:numPr>
            <w:ind w:hanging="360"/>
            <w:jc w:val="both"/>
          </w:pPr>
        </w:pPrChange>
      </w:pPr>
    </w:p>
    <w:p w14:paraId="72F7C004" w14:textId="77777777" w:rsidR="001C47D1" w:rsidRPr="00D76D44" w:rsidRDefault="001C47D1">
      <w:pPr>
        <w:pStyle w:val="ListParagraph"/>
        <w:jc w:val="both"/>
        <w:rPr>
          <w:ins w:id="685" w:author="nohemi fabiola serrano aguilar" w:date="2026-10-23T23:51:00Z"/>
          <w:lang w:val="es-MX"/>
          <w:rPrChange w:id="686" w:author="nohemi fabiola serrano aguilar" w:date="2026-10-23T23:51:00Z" w16du:dateUtc="2026-10-23T22:51:00Z">
            <w:rPr>
              <w:ins w:id="687" w:author="nohemi fabiola serrano aguilar" w:date="2026-10-23T23:51:00Z"/>
            </w:rPr>
          </w:rPrChange>
        </w:rPr>
        <w:pPrChange w:id="688" w:author="nohemi fabiola serrano aguilar" w:date="2026-10-24T00:08:00Z" w16du:dateUtc="2026-10-23T23:08:00Z">
          <w:pPr>
            <w:pStyle w:val="ListParagraph"/>
            <w:numPr>
              <w:numId w:val="39"/>
            </w:numPr>
            <w:ind w:hanging="360"/>
            <w:jc w:val="both"/>
          </w:pPr>
        </w:pPrChange>
      </w:pPr>
    </w:p>
    <w:p w14:paraId="543585F3" w14:textId="76E14266" w:rsidR="00D76D44" w:rsidRDefault="00EB6804" w:rsidP="00D76D44">
      <w:pPr>
        <w:pStyle w:val="ListParagraph"/>
        <w:numPr>
          <w:ilvl w:val="0"/>
          <w:numId w:val="39"/>
        </w:numPr>
        <w:jc w:val="both"/>
        <w:rPr>
          <w:ins w:id="689" w:author="nohemi fabiola serrano aguilar" w:date="2026-10-24T00:55:00Z" w16du:dateUtc="2026-10-23T23:55:00Z"/>
          <w:lang w:val="es-MX"/>
        </w:rPr>
      </w:pPr>
      <w:ins w:id="690" w:author="nohemi fabiola serrano aguilar" w:date="2026-10-23T23:51:00Z" w16du:dateUtc="2026-10-23T22:51:00Z">
        <w:r>
          <w:rPr>
            <w:lang w:val="es-MX"/>
          </w:rPr>
          <w:t>Panel Simulado de Escenarios Dinamicos. Un  pa</w:t>
        </w:r>
      </w:ins>
      <w:ins w:id="691" w:author="nohemi fabiola serrano aguilar" w:date="2026-10-23T23:52:00Z" w16du:dateUtc="2026-10-23T22:52:00Z">
        <w:r>
          <w:rPr>
            <w:lang w:val="es-MX"/>
          </w:rPr>
          <w:t>nel interacti</w:t>
        </w:r>
      </w:ins>
      <w:ins w:id="692" w:author="nohemi fabiola serrano aguilar" w:date="2026-10-23T23:59:00Z" w16du:dateUtc="2026-10-23T22:59:00Z">
        <w:r>
          <w:rPr>
            <w:lang w:val="es-MX"/>
          </w:rPr>
          <w:t>v</w:t>
        </w:r>
      </w:ins>
      <w:ins w:id="693" w:author="nohemi fabiola serrano aguilar" w:date="2026-10-23T23:52:00Z" w16du:dateUtc="2026-10-23T22:52:00Z">
        <w:r>
          <w:rPr>
            <w:lang w:val="es-MX"/>
          </w:rPr>
          <w:t>o de Power Bi que m</w:t>
        </w:r>
      </w:ins>
      <w:ins w:id="694" w:author="nohemi fabiola serrano aguilar" w:date="2026-10-24T00:01:00Z" w16du:dateUtc="2026-10-23T23:01:00Z">
        <w:r>
          <w:rPr>
            <w:lang w:val="es-MX"/>
          </w:rPr>
          <w:t xml:space="preserve">uestra </w:t>
        </w:r>
        <w:r w:rsidR="001C47D1">
          <w:rPr>
            <w:lang w:val="es-MX"/>
          </w:rPr>
          <w:t>las predicciones seg</w:t>
        </w:r>
      </w:ins>
      <w:ins w:id="695" w:author="nohemi fabiola serrano aguilar" w:date="2026-10-24T00:02:00Z" w16du:dateUtc="2026-10-23T23:02:00Z">
        <w:r w:rsidR="001C47D1">
          <w:rPr>
            <w:lang w:val="es-MX"/>
          </w:rPr>
          <w:t>un la zona geografica</w:t>
        </w:r>
      </w:ins>
      <w:ins w:id="696" w:author="nohemi fabiola serrano aguilar" w:date="2026-10-24T00:05:00Z" w16du:dateUtc="2026-10-23T23:05:00Z">
        <w:r w:rsidR="001C47D1">
          <w:rPr>
            <w:lang w:val="es-MX"/>
          </w:rPr>
          <w:t xml:space="preserve"> combinando diferentes variables</w:t>
        </w:r>
      </w:ins>
      <w:ins w:id="697" w:author="nohemi fabiola serrano aguilar" w:date="2026-10-24T00:02:00Z" w16du:dateUtc="2026-10-23T23:02:00Z">
        <w:r w:rsidR="001C47D1">
          <w:rPr>
            <w:lang w:val="es-MX"/>
          </w:rPr>
          <w:t>. En lugar de hacer un seguimiento en tiempo real o de costes financieros</w:t>
        </w:r>
      </w:ins>
      <w:ins w:id="698" w:author="nohemi fabiola serrano aguilar" w:date="2026-10-24T00:03:00Z" w16du:dateUtc="2026-10-23T23:03:00Z">
        <w:r w:rsidR="001C47D1">
          <w:rPr>
            <w:lang w:val="es-MX"/>
          </w:rPr>
          <w:t>, esta interfaz ofrecera un escenario comparativo</w:t>
        </w:r>
      </w:ins>
      <w:ins w:id="699" w:author="nohemi fabiola serrano aguilar" w:date="2026-10-24T00:06:00Z" w16du:dateUtc="2026-10-23T23:06:00Z">
        <w:r w:rsidR="001C47D1">
          <w:rPr>
            <w:lang w:val="es-MX"/>
          </w:rPr>
          <w:t xml:space="preserve"> de la asignacion</w:t>
        </w:r>
      </w:ins>
      <w:ins w:id="700" w:author="nohemi fabiola serrano aguilar" w:date="2026-10-24T00:07:00Z" w16du:dateUtc="2026-10-23T23:07:00Z">
        <w:r w:rsidR="001C47D1">
          <w:rPr>
            <w:lang w:val="es-MX"/>
          </w:rPr>
          <w:t xml:space="preserve"> tradicional</w:t>
        </w:r>
      </w:ins>
      <w:ins w:id="701" w:author="nohemi fabiola serrano aguilar" w:date="2026-10-24T00:06:00Z" w16du:dateUtc="2026-10-23T23:06:00Z">
        <w:r w:rsidR="001C47D1">
          <w:rPr>
            <w:lang w:val="es-MX"/>
          </w:rPr>
          <w:t xml:space="preserve"> de inventar</w:t>
        </w:r>
      </w:ins>
      <w:ins w:id="702" w:author="nohemi fabiola serrano aguilar" w:date="2026-10-24T00:07:00Z" w16du:dateUtc="2026-10-23T23:07:00Z">
        <w:r w:rsidR="001C47D1">
          <w:rPr>
            <w:lang w:val="es-MX"/>
          </w:rPr>
          <w:t>ios y la asignacion optimizada y simulada.</w:t>
        </w:r>
      </w:ins>
    </w:p>
    <w:p w14:paraId="4EED8294" w14:textId="77777777" w:rsidR="00DC3E67" w:rsidRDefault="00DC3E67" w:rsidP="00DC3E67">
      <w:pPr>
        <w:jc w:val="both"/>
        <w:rPr>
          <w:ins w:id="703" w:author="nohemi fabiola serrano aguilar" w:date="2026-10-24T00:55:00Z" w16du:dateUtc="2026-10-23T23:55:00Z"/>
          <w:lang w:val="es-MX"/>
        </w:rPr>
      </w:pPr>
    </w:p>
    <w:p w14:paraId="644F16ED" w14:textId="08826D06" w:rsidR="00DC3E67" w:rsidRDefault="00DC3E67" w:rsidP="00DC3E67">
      <w:pPr>
        <w:pStyle w:val="ListParagraph"/>
        <w:numPr>
          <w:ilvl w:val="0"/>
          <w:numId w:val="34"/>
        </w:numPr>
        <w:jc w:val="both"/>
        <w:rPr>
          <w:ins w:id="704" w:author="nohemi fabiola serrano aguilar" w:date="2026-10-24T00:55:00Z" w16du:dateUtc="2026-10-23T23:55:00Z"/>
          <w:lang w:val="es-MX"/>
        </w:rPr>
      </w:pPr>
      <w:ins w:id="705" w:author="nohemi fabiola serrano aguilar" w:date="2026-10-24T00:55:00Z" w16du:dateUtc="2026-10-23T23:55:00Z">
        <w:r>
          <w:rPr>
            <w:lang w:val="es-MX"/>
          </w:rPr>
          <w:t>Linea de Tiempo del Proyecto</w:t>
        </w:r>
      </w:ins>
    </w:p>
    <w:p w14:paraId="5BB754C0" w14:textId="77777777" w:rsidR="00DC3E67" w:rsidRDefault="00DC3E67" w:rsidP="00DC3E67">
      <w:pPr>
        <w:jc w:val="both"/>
        <w:rPr>
          <w:ins w:id="706" w:author="nohemi fabiola serrano aguilar" w:date="2026-10-24T00:55:00Z" w16du:dateUtc="2026-10-23T23:55:00Z"/>
          <w:lang w:val="es-MX"/>
        </w:rPr>
      </w:pPr>
    </w:p>
    <w:p w14:paraId="026142CA" w14:textId="48207D43" w:rsidR="00DC3E67" w:rsidRDefault="00DC3E67" w:rsidP="00DC3E67">
      <w:pPr>
        <w:jc w:val="both"/>
        <w:rPr>
          <w:ins w:id="707" w:author="nohemi fabiola serrano aguilar" w:date="2026-10-24T00:56:00Z" w16du:dateUtc="2026-10-23T23:56:00Z"/>
          <w:lang w:val="es-MX"/>
        </w:rPr>
      </w:pPr>
      <w:ins w:id="708" w:author="nohemi fabiola serrano aguilar" w:date="2026-10-24T00:55:00Z" w16du:dateUtc="2026-10-23T23:55:00Z">
        <w:r>
          <w:rPr>
            <w:lang w:val="es-MX"/>
          </w:rPr>
          <w:t xml:space="preserve">El proyecto </w:t>
        </w:r>
      </w:ins>
      <w:ins w:id="709" w:author="nohemi fabiola serrano aguilar" w:date="2026-10-24T00:56:00Z" w16du:dateUtc="2026-10-23T23:56:00Z">
        <w:r>
          <w:rPr>
            <w:lang w:val="es-MX"/>
          </w:rPr>
          <w:t>sera ejecutado secuencialmente a traves de dos semestres para asegurar su desarrollo:</w:t>
        </w:r>
      </w:ins>
    </w:p>
    <w:p w14:paraId="2D8BD9A0" w14:textId="77777777" w:rsidR="00DC3E67" w:rsidRDefault="00DC3E67" w:rsidP="00DC3E67">
      <w:pPr>
        <w:jc w:val="both"/>
        <w:rPr>
          <w:ins w:id="710" w:author="nohemi fabiola serrano aguilar" w:date="2026-10-24T00:56:00Z" w16du:dateUtc="2026-10-23T23:56:00Z"/>
          <w:lang w:val="es-MX"/>
        </w:rPr>
      </w:pPr>
    </w:p>
    <w:p w14:paraId="2BCBAFF2" w14:textId="77A48879" w:rsidR="00DC3E67" w:rsidRDefault="00DC3E67" w:rsidP="00DC3E67">
      <w:pPr>
        <w:pStyle w:val="ListParagraph"/>
        <w:numPr>
          <w:ilvl w:val="0"/>
          <w:numId w:val="41"/>
        </w:numPr>
        <w:jc w:val="both"/>
        <w:rPr>
          <w:ins w:id="711" w:author="nohemi fabiola serrano aguilar" w:date="2026-10-24T01:04:00Z" w16du:dateUtc="2026-10-24T00:04:00Z"/>
          <w:lang w:val="es-MX"/>
        </w:rPr>
      </w:pPr>
      <w:ins w:id="712" w:author="nohemi fabiola serrano aguilar" w:date="2026-10-24T00:56:00Z" w16du:dateUtc="2026-10-23T23:56:00Z">
        <w:r>
          <w:rPr>
            <w:lang w:val="es-MX"/>
          </w:rPr>
          <w:t xml:space="preserve">Fase 1. </w:t>
        </w:r>
      </w:ins>
      <w:ins w:id="713" w:author="nohemi fabiola serrano aguilar" w:date="2026-10-24T00:57:00Z" w16du:dateUtc="2026-10-23T23:57:00Z">
        <w:r>
          <w:rPr>
            <w:lang w:val="es-MX"/>
          </w:rPr>
          <w:t xml:space="preserve"> Propuesta y Estrategia: Definicion de la linea base del proyecto, objetivos y estrategia.</w:t>
        </w:r>
      </w:ins>
    </w:p>
    <w:p w14:paraId="57406201" w14:textId="77777777" w:rsidR="005326CA" w:rsidRDefault="005326CA">
      <w:pPr>
        <w:pStyle w:val="ListParagraph"/>
        <w:jc w:val="both"/>
        <w:rPr>
          <w:ins w:id="714" w:author="nohemi fabiola serrano aguilar" w:date="2026-10-24T00:57:00Z" w16du:dateUtc="2026-10-23T23:57:00Z"/>
          <w:lang w:val="es-MX"/>
        </w:rPr>
        <w:pPrChange w:id="715" w:author="nohemi fabiola serrano aguilar" w:date="2026-10-24T01:04:00Z" w16du:dateUtc="2026-10-24T00:04:00Z">
          <w:pPr>
            <w:pStyle w:val="ListParagraph"/>
            <w:numPr>
              <w:numId w:val="41"/>
            </w:numPr>
            <w:ind w:hanging="360"/>
            <w:jc w:val="both"/>
          </w:pPr>
        </w:pPrChange>
      </w:pPr>
    </w:p>
    <w:p w14:paraId="125ED57E" w14:textId="56C4B305" w:rsidR="00DC3E67" w:rsidRDefault="00DC3E67" w:rsidP="00DC3E67">
      <w:pPr>
        <w:pStyle w:val="ListParagraph"/>
        <w:numPr>
          <w:ilvl w:val="0"/>
          <w:numId w:val="41"/>
        </w:numPr>
        <w:jc w:val="both"/>
        <w:rPr>
          <w:ins w:id="716" w:author="nohemi fabiola serrano aguilar" w:date="2026-10-24T01:04:00Z" w16du:dateUtc="2026-10-24T00:04:00Z"/>
          <w:lang w:val="es-MX"/>
        </w:rPr>
      </w:pPr>
      <w:ins w:id="717" w:author="nohemi fabiola serrano aguilar" w:date="2026-10-24T00:57:00Z" w16du:dateUtc="2026-10-23T23:57:00Z">
        <w:r>
          <w:rPr>
            <w:lang w:val="es-MX"/>
          </w:rPr>
          <w:t>Fase 2. Canalizacion de datos</w:t>
        </w:r>
      </w:ins>
      <w:ins w:id="718" w:author="nohemi fabiola serrano aguilar" w:date="2026-10-24T00:58:00Z" w16du:dateUtc="2026-10-23T23:58:00Z">
        <w:r>
          <w:rPr>
            <w:lang w:val="es-MX"/>
          </w:rPr>
          <w:t xml:space="preserve">. Ingenieria de la ingestion de datos </w:t>
        </w:r>
      </w:ins>
      <w:ins w:id="719" w:author="nohemi fabiola serrano aguilar" w:date="2026-10-24T00:59:00Z" w16du:dateUtc="2026-10-23T23:59:00Z">
        <w:r>
          <w:rPr>
            <w:lang w:val="es-MX"/>
          </w:rPr>
          <w:t>usando Pandas y</w:t>
        </w:r>
      </w:ins>
      <w:ins w:id="720" w:author="nohemi fabiola serrano aguilar" w:date="2026-10-24T01:00:00Z" w16du:dateUtc="2026-10-24T00:00:00Z">
        <w:r>
          <w:rPr>
            <w:lang w:val="es-MX"/>
          </w:rPr>
          <w:t xml:space="preserve"> NumPy.</w:t>
        </w:r>
      </w:ins>
    </w:p>
    <w:p w14:paraId="0B302BB9" w14:textId="77777777" w:rsidR="005326CA" w:rsidRPr="005326CA" w:rsidRDefault="005326CA">
      <w:pPr>
        <w:pStyle w:val="ListParagraph"/>
        <w:rPr>
          <w:ins w:id="721" w:author="nohemi fabiola serrano aguilar" w:date="2026-10-24T01:04:00Z" w16du:dateUtc="2026-10-24T00:04:00Z"/>
          <w:lang w:val="es-MX"/>
        </w:rPr>
        <w:pPrChange w:id="722" w:author="nohemi fabiola serrano aguilar" w:date="2026-10-24T01:04:00Z" w16du:dateUtc="2026-10-24T00:04:00Z">
          <w:pPr>
            <w:pStyle w:val="ListParagraph"/>
            <w:numPr>
              <w:numId w:val="41"/>
            </w:numPr>
            <w:ind w:hanging="360"/>
            <w:jc w:val="both"/>
          </w:pPr>
        </w:pPrChange>
      </w:pPr>
    </w:p>
    <w:p w14:paraId="476F12C7" w14:textId="77777777" w:rsidR="005326CA" w:rsidRDefault="005326CA">
      <w:pPr>
        <w:pStyle w:val="ListParagraph"/>
        <w:jc w:val="both"/>
        <w:rPr>
          <w:ins w:id="723" w:author="nohemi fabiola serrano aguilar" w:date="2026-10-24T01:00:00Z" w16du:dateUtc="2026-10-24T00:00:00Z"/>
          <w:lang w:val="es-MX"/>
        </w:rPr>
        <w:pPrChange w:id="724" w:author="nohemi fabiola serrano aguilar" w:date="2026-10-24T01:04:00Z" w16du:dateUtc="2026-10-24T00:04:00Z">
          <w:pPr>
            <w:pStyle w:val="ListParagraph"/>
            <w:numPr>
              <w:numId w:val="41"/>
            </w:numPr>
            <w:ind w:hanging="360"/>
            <w:jc w:val="both"/>
          </w:pPr>
        </w:pPrChange>
      </w:pPr>
    </w:p>
    <w:p w14:paraId="7FC57461" w14:textId="3773B90B" w:rsidR="00DC3E67" w:rsidRDefault="00DC3E67" w:rsidP="00DC3E67">
      <w:pPr>
        <w:pStyle w:val="ListParagraph"/>
        <w:numPr>
          <w:ilvl w:val="0"/>
          <w:numId w:val="41"/>
        </w:numPr>
        <w:jc w:val="both"/>
        <w:rPr>
          <w:ins w:id="725" w:author="nohemi fabiola serrano aguilar" w:date="2026-10-24T01:04:00Z" w16du:dateUtc="2026-10-24T00:04:00Z"/>
          <w:lang w:val="es-MX"/>
        </w:rPr>
      </w:pPr>
      <w:ins w:id="726" w:author="nohemi fabiola serrano aguilar" w:date="2026-10-24T01:00:00Z" w16du:dateUtc="2026-10-24T00:00:00Z">
        <w:r>
          <w:rPr>
            <w:lang w:val="es-MX"/>
          </w:rPr>
          <w:t>Fase 3. Desarrollo de Modelos. Seleccion de caracteristicas y entrenamiento de modelo.</w:t>
        </w:r>
      </w:ins>
    </w:p>
    <w:p w14:paraId="3F978D22" w14:textId="77777777" w:rsidR="005326CA" w:rsidRDefault="005326CA">
      <w:pPr>
        <w:pStyle w:val="ListParagraph"/>
        <w:jc w:val="both"/>
        <w:rPr>
          <w:ins w:id="727" w:author="nohemi fabiola serrano aguilar" w:date="2026-10-24T01:00:00Z" w16du:dateUtc="2026-10-24T00:00:00Z"/>
          <w:lang w:val="es-MX"/>
        </w:rPr>
        <w:pPrChange w:id="728" w:author="nohemi fabiola serrano aguilar" w:date="2026-10-24T01:04:00Z" w16du:dateUtc="2026-10-24T00:04:00Z">
          <w:pPr>
            <w:pStyle w:val="ListParagraph"/>
            <w:numPr>
              <w:numId w:val="41"/>
            </w:numPr>
            <w:ind w:hanging="360"/>
            <w:jc w:val="both"/>
          </w:pPr>
        </w:pPrChange>
      </w:pPr>
    </w:p>
    <w:p w14:paraId="12CED331" w14:textId="31AB65A3" w:rsidR="00DC3E67" w:rsidRDefault="00DC3E67" w:rsidP="00DC3E67">
      <w:pPr>
        <w:pStyle w:val="ListParagraph"/>
        <w:numPr>
          <w:ilvl w:val="0"/>
          <w:numId w:val="41"/>
        </w:numPr>
        <w:jc w:val="both"/>
        <w:rPr>
          <w:ins w:id="729" w:author="nohemi fabiola serrano aguilar" w:date="2026-10-24T01:04:00Z" w16du:dateUtc="2026-10-24T00:04:00Z"/>
          <w:lang w:val="es-MX"/>
        </w:rPr>
      </w:pPr>
      <w:ins w:id="730" w:author="nohemi fabiola serrano aguilar" w:date="2026-10-24T01:01:00Z" w16du:dateUtc="2026-10-24T00:01:00Z">
        <w:r>
          <w:rPr>
            <w:lang w:val="es-MX"/>
          </w:rPr>
          <w:t xml:space="preserve">Fase 4. Evaluacion y Ajuste de Modelos. Esta fase se centra en calcular los margeenes de error y seleccionar el modelo </w:t>
        </w:r>
      </w:ins>
      <w:ins w:id="731" w:author="nohemi fabiola serrano aguilar" w:date="2026-10-24T01:02:00Z" w16du:dateUtc="2026-10-24T00:02:00Z">
        <w:r>
          <w:rPr>
            <w:lang w:val="es-MX"/>
          </w:rPr>
          <w:t>final segun el rendimiento.</w:t>
        </w:r>
      </w:ins>
    </w:p>
    <w:p w14:paraId="7756C61C" w14:textId="77777777" w:rsidR="005326CA" w:rsidRPr="005326CA" w:rsidRDefault="005326CA">
      <w:pPr>
        <w:pStyle w:val="ListParagraph"/>
        <w:rPr>
          <w:ins w:id="732" w:author="nohemi fabiola serrano aguilar" w:date="2026-10-24T01:04:00Z" w16du:dateUtc="2026-10-24T00:04:00Z"/>
          <w:lang w:val="es-MX"/>
        </w:rPr>
        <w:pPrChange w:id="733" w:author="nohemi fabiola serrano aguilar" w:date="2026-10-24T01:04:00Z" w16du:dateUtc="2026-10-24T00:04:00Z">
          <w:pPr>
            <w:pStyle w:val="ListParagraph"/>
            <w:numPr>
              <w:numId w:val="41"/>
            </w:numPr>
            <w:ind w:hanging="360"/>
            <w:jc w:val="both"/>
          </w:pPr>
        </w:pPrChange>
      </w:pPr>
    </w:p>
    <w:p w14:paraId="37775077" w14:textId="77777777" w:rsidR="005326CA" w:rsidRDefault="005326CA">
      <w:pPr>
        <w:pStyle w:val="ListParagraph"/>
        <w:jc w:val="both"/>
        <w:rPr>
          <w:ins w:id="734" w:author="nohemi fabiola serrano aguilar" w:date="2026-10-24T01:02:00Z" w16du:dateUtc="2026-10-24T00:02:00Z"/>
          <w:lang w:val="es-MX"/>
        </w:rPr>
        <w:pPrChange w:id="735" w:author="nohemi fabiola serrano aguilar" w:date="2026-10-24T01:04:00Z" w16du:dateUtc="2026-10-24T00:04:00Z">
          <w:pPr>
            <w:pStyle w:val="ListParagraph"/>
            <w:numPr>
              <w:numId w:val="41"/>
            </w:numPr>
            <w:ind w:hanging="360"/>
            <w:jc w:val="both"/>
          </w:pPr>
        </w:pPrChange>
      </w:pPr>
    </w:p>
    <w:p w14:paraId="76DE6CA3" w14:textId="4CA97DA9" w:rsidR="005326CA" w:rsidRPr="005326CA" w:rsidRDefault="00DC3E67" w:rsidP="005326CA">
      <w:pPr>
        <w:pStyle w:val="ListParagraph"/>
        <w:numPr>
          <w:ilvl w:val="0"/>
          <w:numId w:val="41"/>
        </w:numPr>
        <w:jc w:val="both"/>
        <w:rPr>
          <w:ins w:id="736" w:author="nohemi fabiola serrano aguilar" w:date="2026-10-24T01:03:00Z" w16du:dateUtc="2026-10-24T00:03:00Z"/>
          <w:lang w:val="es-MX"/>
        </w:rPr>
      </w:pPr>
      <w:ins w:id="737" w:author="nohemi fabiola serrano aguilar" w:date="2026-10-24T01:02:00Z" w16du:dateUtc="2026-10-24T00:02:00Z">
        <w:r>
          <w:rPr>
            <w:lang w:val="es-MX"/>
          </w:rPr>
          <w:t xml:space="preserve">Fase 5. </w:t>
        </w:r>
        <w:r w:rsidR="005326CA">
          <w:rPr>
            <w:lang w:val="es-MX"/>
          </w:rPr>
          <w:t xml:space="preserve">Implementacion de Panel BI. Los resultados del modelo predictivo se integran en la interfaz de </w:t>
        </w:r>
      </w:ins>
      <w:ins w:id="738" w:author="nohemi fabiola serrano aguilar" w:date="2026-10-24T01:03:00Z" w16du:dateUtc="2026-10-24T00:03:00Z">
        <w:r w:rsidR="005326CA">
          <w:rPr>
            <w:lang w:val="es-MX"/>
          </w:rPr>
          <w:t>inteligencia empresarial para visualizar la demanda regional.</w:t>
        </w:r>
      </w:ins>
    </w:p>
    <w:p w14:paraId="1595A0BB" w14:textId="321C21EF" w:rsidR="005326CA" w:rsidRDefault="005326CA" w:rsidP="00DC3E67">
      <w:pPr>
        <w:pStyle w:val="ListParagraph"/>
        <w:numPr>
          <w:ilvl w:val="0"/>
          <w:numId w:val="41"/>
        </w:numPr>
        <w:jc w:val="both"/>
        <w:rPr>
          <w:ins w:id="739" w:author="nohemi fabiola serrano aguilar" w:date="2026-10-24T01:16:00Z" w16du:dateUtc="2026-10-24T00:16:00Z"/>
          <w:lang w:val="es-MX"/>
        </w:rPr>
      </w:pPr>
      <w:ins w:id="740" w:author="nohemi fabiola serrano aguilar" w:date="2026-10-24T01:03:00Z" w16du:dateUtc="2026-10-24T00:03:00Z">
        <w:r>
          <w:rPr>
            <w:lang w:val="es-MX"/>
          </w:rPr>
          <w:t xml:space="preserve">Fase 6. Informe Final y Defensa. Comilacion de la metodologia de ingenieria, validacion de repoitorio de codigo de Github y preparacion </w:t>
        </w:r>
      </w:ins>
      <w:ins w:id="741" w:author="nohemi fabiola serrano aguilar" w:date="2026-10-24T01:04:00Z" w16du:dateUtc="2026-10-24T00:04:00Z">
        <w:r>
          <w:rPr>
            <w:lang w:val="es-MX"/>
          </w:rPr>
          <w:t>para el examen oral ante el panel academico.</w:t>
        </w:r>
      </w:ins>
    </w:p>
    <w:p w14:paraId="5A55B981" w14:textId="77777777" w:rsidR="00E321AE" w:rsidRPr="00E321AE" w:rsidRDefault="00E321AE">
      <w:pPr>
        <w:jc w:val="both"/>
        <w:rPr>
          <w:ins w:id="742" w:author="nohemi fabiola serrano aguilar" w:date="2026-10-24T00:07:00Z" w16du:dateUtc="2026-10-23T23:07:00Z"/>
          <w:lang w:val="es-MX"/>
        </w:rPr>
        <w:pPrChange w:id="743" w:author="nohemi fabiola serrano aguilar" w:date="2026-10-24T01:16:00Z" w16du:dateUtc="2026-10-24T00:16:00Z">
          <w:pPr>
            <w:pStyle w:val="ListParagraph"/>
            <w:numPr>
              <w:numId w:val="39"/>
            </w:numPr>
            <w:ind w:hanging="360"/>
            <w:jc w:val="both"/>
          </w:pPr>
        </w:pPrChange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744" w:author="nohemi fabiola serrano aguilar" w:date="2026-10-24T01:06:00Z" w16du:dateUtc="2026-10-24T00:06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447"/>
        <w:gridCol w:w="690"/>
        <w:gridCol w:w="689"/>
        <w:gridCol w:w="689"/>
        <w:gridCol w:w="689"/>
        <w:gridCol w:w="689"/>
        <w:gridCol w:w="689"/>
        <w:gridCol w:w="689"/>
        <w:gridCol w:w="689"/>
        <w:gridCol w:w="689"/>
        <w:gridCol w:w="1367"/>
        <w:tblGridChange w:id="745">
          <w:tblGrid>
            <w:gridCol w:w="940"/>
            <w:gridCol w:w="507"/>
            <w:gridCol w:w="299"/>
            <w:gridCol w:w="391"/>
            <w:gridCol w:w="416"/>
            <w:gridCol w:w="273"/>
            <w:gridCol w:w="534"/>
            <w:gridCol w:w="155"/>
            <w:gridCol w:w="653"/>
            <w:gridCol w:w="36"/>
            <w:gridCol w:w="689"/>
            <w:gridCol w:w="83"/>
            <w:gridCol w:w="606"/>
            <w:gridCol w:w="202"/>
            <w:gridCol w:w="487"/>
            <w:gridCol w:w="321"/>
            <w:gridCol w:w="368"/>
            <w:gridCol w:w="440"/>
            <w:gridCol w:w="249"/>
            <w:gridCol w:w="559"/>
            <w:gridCol w:w="808"/>
          </w:tblGrid>
        </w:tblGridChange>
      </w:tblGrid>
      <w:tr w:rsidR="005326CA" w:rsidRPr="00E321AE" w14:paraId="0EE3D813" w14:textId="77777777" w:rsidTr="005326CA">
        <w:trPr>
          <w:ins w:id="746" w:author="nohemi fabiola serrano aguilar" w:date="2026-10-24T01:05:00Z"/>
        </w:trPr>
        <w:tc>
          <w:tcPr>
            <w:tcW w:w="819" w:type="dxa"/>
            <w:tcPrChange w:id="747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23DDE6E9" w14:textId="13216ED0" w:rsidR="005326CA" w:rsidRPr="00E321AE" w:rsidRDefault="005326CA">
            <w:pPr>
              <w:jc w:val="center"/>
              <w:rPr>
                <w:ins w:id="748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49" w:author="nohemi fabiola serrano aguilar" w:date="2026-10-24T01:15:00Z" w16du:dateUtc="2026-10-24T00:15:00Z">
                  <w:rPr>
                    <w:ins w:id="750" w:author="nohemi fabiola serrano aguilar" w:date="2026-10-24T01:05:00Z" w16du:dateUtc="2026-10-24T00:05:00Z"/>
                    <w:lang w:val="es-MX"/>
                  </w:rPr>
                </w:rPrChange>
              </w:rPr>
              <w:pPrChange w:id="751" w:author="nohemi fabiola serrano aguilar" w:date="2026-10-24T01:06:00Z" w16du:dateUtc="2026-10-24T00:06:00Z">
                <w:pPr>
                  <w:jc w:val="both"/>
                </w:pPr>
              </w:pPrChange>
            </w:pPr>
            <w:ins w:id="752" w:author="nohemi fabiola serrano aguilar" w:date="2026-10-24T01:06:00Z" w16du:dateUtc="2026-10-24T00:06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53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Proyect Phase/ Key Activity</w:t>
              </w:r>
            </w:ins>
          </w:p>
        </w:tc>
        <w:tc>
          <w:tcPr>
            <w:tcW w:w="819" w:type="dxa"/>
            <w:tcPrChange w:id="754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12F0339E" w14:textId="3461AECC" w:rsidR="005326CA" w:rsidRPr="00E321AE" w:rsidRDefault="005326CA">
            <w:pPr>
              <w:jc w:val="center"/>
              <w:rPr>
                <w:ins w:id="755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56" w:author="nohemi fabiola serrano aguilar" w:date="2026-10-24T01:15:00Z" w16du:dateUtc="2026-10-24T00:15:00Z">
                  <w:rPr>
                    <w:ins w:id="757" w:author="nohemi fabiola serrano aguilar" w:date="2026-10-24T01:05:00Z" w16du:dateUtc="2026-10-24T00:05:00Z"/>
                    <w:lang w:val="es-MX"/>
                  </w:rPr>
                </w:rPrChange>
              </w:rPr>
              <w:pPrChange w:id="758" w:author="nohemi fabiola serrano aguilar" w:date="2026-10-24T01:06:00Z" w16du:dateUtc="2026-10-24T00:06:00Z">
                <w:pPr>
                  <w:jc w:val="both"/>
                </w:pPr>
              </w:pPrChange>
            </w:pPr>
            <w:ins w:id="759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60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Sep 2026</w:t>
              </w:r>
            </w:ins>
          </w:p>
        </w:tc>
        <w:tc>
          <w:tcPr>
            <w:tcW w:w="819" w:type="dxa"/>
            <w:tcPrChange w:id="761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23F8E601" w14:textId="5413D16C" w:rsidR="005326CA" w:rsidRPr="00E321AE" w:rsidRDefault="005326CA">
            <w:pPr>
              <w:jc w:val="center"/>
              <w:rPr>
                <w:ins w:id="762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63" w:author="nohemi fabiola serrano aguilar" w:date="2026-10-24T01:15:00Z" w16du:dateUtc="2026-10-24T00:15:00Z">
                  <w:rPr>
                    <w:ins w:id="764" w:author="nohemi fabiola serrano aguilar" w:date="2026-10-24T01:05:00Z" w16du:dateUtc="2026-10-24T00:05:00Z"/>
                    <w:lang w:val="es-MX"/>
                  </w:rPr>
                </w:rPrChange>
              </w:rPr>
              <w:pPrChange w:id="765" w:author="nohemi fabiola serrano aguilar" w:date="2026-10-24T01:06:00Z" w16du:dateUtc="2026-10-24T00:06:00Z">
                <w:pPr>
                  <w:jc w:val="both"/>
                </w:pPr>
              </w:pPrChange>
            </w:pPr>
            <w:ins w:id="766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67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Oct 2026</w:t>
              </w:r>
            </w:ins>
          </w:p>
        </w:tc>
        <w:tc>
          <w:tcPr>
            <w:tcW w:w="819" w:type="dxa"/>
            <w:tcPrChange w:id="768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1E9C7148" w14:textId="5A2FB849" w:rsidR="005326CA" w:rsidRPr="00E321AE" w:rsidRDefault="005326CA">
            <w:pPr>
              <w:jc w:val="center"/>
              <w:rPr>
                <w:ins w:id="769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70" w:author="nohemi fabiola serrano aguilar" w:date="2026-10-24T01:15:00Z" w16du:dateUtc="2026-10-24T00:15:00Z">
                  <w:rPr>
                    <w:ins w:id="771" w:author="nohemi fabiola serrano aguilar" w:date="2026-10-24T01:05:00Z" w16du:dateUtc="2026-10-24T00:05:00Z"/>
                    <w:lang w:val="es-MX"/>
                  </w:rPr>
                </w:rPrChange>
              </w:rPr>
              <w:pPrChange w:id="772" w:author="nohemi fabiola serrano aguilar" w:date="2026-10-24T01:06:00Z" w16du:dateUtc="2026-10-24T00:06:00Z">
                <w:pPr>
                  <w:jc w:val="both"/>
                </w:pPr>
              </w:pPrChange>
            </w:pPr>
            <w:ins w:id="773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74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Nov 2026</w:t>
              </w:r>
            </w:ins>
          </w:p>
        </w:tc>
        <w:tc>
          <w:tcPr>
            <w:tcW w:w="820" w:type="dxa"/>
            <w:tcPrChange w:id="775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72B2A47B" w14:textId="41FF2946" w:rsidR="005326CA" w:rsidRPr="00E321AE" w:rsidRDefault="005326CA">
            <w:pPr>
              <w:jc w:val="center"/>
              <w:rPr>
                <w:ins w:id="776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77" w:author="nohemi fabiola serrano aguilar" w:date="2026-10-24T01:15:00Z" w16du:dateUtc="2026-10-24T00:15:00Z">
                  <w:rPr>
                    <w:ins w:id="778" w:author="nohemi fabiola serrano aguilar" w:date="2026-10-24T01:05:00Z" w16du:dateUtc="2026-10-24T00:05:00Z"/>
                    <w:lang w:val="es-MX"/>
                  </w:rPr>
                </w:rPrChange>
              </w:rPr>
              <w:pPrChange w:id="779" w:author="nohemi fabiola serrano aguilar" w:date="2026-10-24T01:06:00Z" w16du:dateUtc="2026-10-24T00:06:00Z">
                <w:pPr>
                  <w:jc w:val="both"/>
                </w:pPr>
              </w:pPrChange>
            </w:pPr>
            <w:ins w:id="780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81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Dec 2026</w:t>
              </w:r>
            </w:ins>
          </w:p>
        </w:tc>
        <w:tc>
          <w:tcPr>
            <w:tcW w:w="820" w:type="dxa"/>
            <w:tcPrChange w:id="782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4A5CEDE8" w14:textId="60F0ED65" w:rsidR="005326CA" w:rsidRPr="00E321AE" w:rsidRDefault="005326CA">
            <w:pPr>
              <w:jc w:val="center"/>
              <w:rPr>
                <w:ins w:id="783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84" w:author="nohemi fabiola serrano aguilar" w:date="2026-10-24T01:15:00Z" w16du:dateUtc="2026-10-24T00:15:00Z">
                  <w:rPr>
                    <w:ins w:id="785" w:author="nohemi fabiola serrano aguilar" w:date="2026-10-24T01:05:00Z" w16du:dateUtc="2026-10-24T00:05:00Z"/>
                    <w:lang w:val="es-MX"/>
                  </w:rPr>
                </w:rPrChange>
              </w:rPr>
              <w:pPrChange w:id="786" w:author="nohemi fabiola serrano aguilar" w:date="2026-10-24T01:06:00Z" w16du:dateUtc="2026-10-24T00:06:00Z">
                <w:pPr>
                  <w:jc w:val="both"/>
                </w:pPr>
              </w:pPrChange>
            </w:pPr>
            <w:ins w:id="787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88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Jan 2027</w:t>
              </w:r>
            </w:ins>
          </w:p>
        </w:tc>
        <w:tc>
          <w:tcPr>
            <w:tcW w:w="820" w:type="dxa"/>
            <w:tcPrChange w:id="789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6A1FB46C" w14:textId="4A606BCA" w:rsidR="005326CA" w:rsidRPr="00E321AE" w:rsidRDefault="005326CA">
            <w:pPr>
              <w:jc w:val="center"/>
              <w:rPr>
                <w:ins w:id="790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91" w:author="nohemi fabiola serrano aguilar" w:date="2026-10-24T01:15:00Z" w16du:dateUtc="2026-10-24T00:15:00Z">
                  <w:rPr>
                    <w:ins w:id="792" w:author="nohemi fabiola serrano aguilar" w:date="2026-10-24T01:05:00Z" w16du:dateUtc="2026-10-24T00:05:00Z"/>
                    <w:lang w:val="es-MX"/>
                  </w:rPr>
                </w:rPrChange>
              </w:rPr>
              <w:pPrChange w:id="793" w:author="nohemi fabiola serrano aguilar" w:date="2026-10-24T01:06:00Z" w16du:dateUtc="2026-10-24T00:06:00Z">
                <w:pPr>
                  <w:jc w:val="both"/>
                </w:pPr>
              </w:pPrChange>
            </w:pPr>
            <w:ins w:id="794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795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Feb 2027</w:t>
              </w:r>
            </w:ins>
          </w:p>
        </w:tc>
        <w:tc>
          <w:tcPr>
            <w:tcW w:w="820" w:type="dxa"/>
            <w:tcPrChange w:id="796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5D597696" w14:textId="21071943" w:rsidR="005326CA" w:rsidRPr="00E321AE" w:rsidRDefault="005326CA">
            <w:pPr>
              <w:jc w:val="center"/>
              <w:rPr>
                <w:ins w:id="797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798" w:author="nohemi fabiola serrano aguilar" w:date="2026-10-24T01:15:00Z" w16du:dateUtc="2026-10-24T00:15:00Z">
                  <w:rPr>
                    <w:ins w:id="799" w:author="nohemi fabiola serrano aguilar" w:date="2026-10-24T01:05:00Z" w16du:dateUtc="2026-10-24T00:05:00Z"/>
                    <w:lang w:val="es-MX"/>
                  </w:rPr>
                </w:rPrChange>
              </w:rPr>
              <w:pPrChange w:id="800" w:author="nohemi fabiola serrano aguilar" w:date="2026-10-24T01:06:00Z" w16du:dateUtc="2026-10-24T00:06:00Z">
                <w:pPr>
                  <w:jc w:val="both"/>
                </w:pPr>
              </w:pPrChange>
            </w:pPr>
            <w:ins w:id="801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02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Mar 2027</w:t>
              </w:r>
            </w:ins>
          </w:p>
        </w:tc>
        <w:tc>
          <w:tcPr>
            <w:tcW w:w="820" w:type="dxa"/>
            <w:tcPrChange w:id="80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4C275326" w14:textId="2AA74328" w:rsidR="005326CA" w:rsidRPr="00E321AE" w:rsidRDefault="005326CA">
            <w:pPr>
              <w:jc w:val="center"/>
              <w:rPr>
                <w:ins w:id="804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05" w:author="nohemi fabiola serrano aguilar" w:date="2026-10-24T01:15:00Z" w16du:dateUtc="2026-10-24T00:15:00Z">
                  <w:rPr>
                    <w:ins w:id="806" w:author="nohemi fabiola serrano aguilar" w:date="2026-10-24T01:05:00Z" w16du:dateUtc="2026-10-24T00:05:00Z"/>
                    <w:lang w:val="es-MX"/>
                  </w:rPr>
                </w:rPrChange>
              </w:rPr>
              <w:pPrChange w:id="807" w:author="nohemi fabiola serrano aguilar" w:date="2026-10-24T01:06:00Z" w16du:dateUtc="2026-10-24T00:06:00Z">
                <w:pPr>
                  <w:jc w:val="both"/>
                </w:pPr>
              </w:pPrChange>
            </w:pPr>
            <w:ins w:id="808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09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Apr 2027</w:t>
              </w:r>
            </w:ins>
          </w:p>
        </w:tc>
        <w:tc>
          <w:tcPr>
            <w:tcW w:w="820" w:type="dxa"/>
            <w:tcPrChange w:id="810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BADBFE9" w14:textId="3EA749C6" w:rsidR="005326CA" w:rsidRPr="00E321AE" w:rsidRDefault="005326CA">
            <w:pPr>
              <w:jc w:val="center"/>
              <w:rPr>
                <w:ins w:id="811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12" w:author="nohemi fabiola serrano aguilar" w:date="2026-10-24T01:15:00Z" w16du:dateUtc="2026-10-24T00:15:00Z">
                  <w:rPr>
                    <w:ins w:id="813" w:author="nohemi fabiola serrano aguilar" w:date="2026-10-24T01:05:00Z" w16du:dateUtc="2026-10-24T00:05:00Z"/>
                    <w:lang w:val="es-MX"/>
                  </w:rPr>
                </w:rPrChange>
              </w:rPr>
              <w:pPrChange w:id="814" w:author="nohemi fabiola serrano aguilar" w:date="2026-10-24T01:06:00Z" w16du:dateUtc="2026-10-24T00:06:00Z">
                <w:pPr>
                  <w:jc w:val="both"/>
                </w:pPr>
              </w:pPrChange>
            </w:pPr>
            <w:ins w:id="815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16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May 2027</w:t>
              </w:r>
            </w:ins>
          </w:p>
        </w:tc>
        <w:tc>
          <w:tcPr>
            <w:tcW w:w="820" w:type="dxa"/>
            <w:tcPrChange w:id="817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73A7FEB8" w14:textId="4772C277" w:rsidR="005326CA" w:rsidRPr="00E321AE" w:rsidRDefault="005326CA">
            <w:pPr>
              <w:jc w:val="center"/>
              <w:rPr>
                <w:ins w:id="818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19" w:author="nohemi fabiola serrano aguilar" w:date="2026-10-24T01:15:00Z" w16du:dateUtc="2026-10-24T00:15:00Z">
                  <w:rPr>
                    <w:ins w:id="820" w:author="nohemi fabiola serrano aguilar" w:date="2026-10-24T01:05:00Z" w16du:dateUtc="2026-10-24T00:05:00Z"/>
                    <w:lang w:val="es-MX"/>
                  </w:rPr>
                </w:rPrChange>
              </w:rPr>
              <w:pPrChange w:id="821" w:author="nohemi fabiola serrano aguilar" w:date="2026-10-24T01:10:00Z" w16du:dateUtc="2026-10-24T00:10:00Z">
                <w:pPr>
                  <w:jc w:val="both"/>
                </w:pPr>
              </w:pPrChange>
            </w:pPr>
            <w:ins w:id="822" w:author="nohemi fabiola serrano aguilar" w:date="2026-10-24T01:07:00Z" w16du:dateUtc="2026-10-24T00:07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23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Miles</w:t>
              </w:r>
            </w:ins>
            <w:ins w:id="824" w:author="nohemi fabiola serrano aguilar" w:date="2026-10-24T01:08:00Z" w16du:dateUtc="2026-10-24T00:08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25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tones/ Deliverables</w:t>
              </w:r>
            </w:ins>
          </w:p>
        </w:tc>
      </w:tr>
      <w:tr w:rsidR="005326CA" w:rsidRPr="00E321AE" w14:paraId="62901DA2" w14:textId="77777777" w:rsidTr="005326CA">
        <w:trPr>
          <w:ins w:id="826" w:author="nohemi fabiola serrano aguilar" w:date="2026-10-24T01:05:00Z"/>
        </w:trPr>
        <w:tc>
          <w:tcPr>
            <w:tcW w:w="819" w:type="dxa"/>
            <w:tcPrChange w:id="827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55E514DC" w14:textId="59B6C051" w:rsidR="005326CA" w:rsidRPr="00E321AE" w:rsidRDefault="005326CA">
            <w:pPr>
              <w:jc w:val="center"/>
              <w:rPr>
                <w:ins w:id="828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29" w:author="nohemi fabiola serrano aguilar" w:date="2026-10-24T01:15:00Z" w16du:dateUtc="2026-10-24T00:15:00Z">
                  <w:rPr>
                    <w:ins w:id="830" w:author="nohemi fabiola serrano aguilar" w:date="2026-10-24T01:05:00Z" w16du:dateUtc="2026-10-24T00:05:00Z"/>
                    <w:lang w:val="es-MX"/>
                  </w:rPr>
                </w:rPrChange>
              </w:rPr>
              <w:pPrChange w:id="831" w:author="nohemi fabiola serrano aguilar" w:date="2026-10-24T01:06:00Z" w16du:dateUtc="2026-10-24T00:06:00Z">
                <w:pPr>
                  <w:jc w:val="both"/>
                </w:pPr>
              </w:pPrChange>
            </w:pPr>
            <w:ins w:id="832" w:author="nohemi fabiola serrano aguilar" w:date="2026-10-24T01:08:00Z" w16du:dateUtc="2026-10-24T00:08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33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Phase 1. Proposal and Strategy</w:t>
              </w:r>
            </w:ins>
          </w:p>
        </w:tc>
        <w:tc>
          <w:tcPr>
            <w:tcW w:w="819" w:type="dxa"/>
            <w:tcPrChange w:id="834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13D61F55" w14:textId="77777777" w:rsidR="00E321AE" w:rsidRDefault="00E321AE" w:rsidP="00E321AE">
            <w:pPr>
              <w:jc w:val="center"/>
              <w:rPr>
                <w:ins w:id="835" w:author="nohemi fabiola serrano aguilar" w:date="2026-10-24T01:15:00Z" w16du:dateUtc="2026-10-24T00:15:00Z"/>
                <w:b/>
                <w:bCs/>
                <w:sz w:val="20"/>
                <w:szCs w:val="20"/>
                <w:lang w:val="es-MX"/>
              </w:rPr>
            </w:pPr>
          </w:p>
          <w:p w14:paraId="505E3275" w14:textId="4332EDB5" w:rsidR="005326CA" w:rsidRPr="00E321AE" w:rsidRDefault="00E321AE">
            <w:pPr>
              <w:jc w:val="center"/>
              <w:rPr>
                <w:ins w:id="836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37" w:author="nohemi fabiola serrano aguilar" w:date="2026-10-24T01:15:00Z" w16du:dateUtc="2026-10-24T00:15:00Z">
                  <w:rPr>
                    <w:ins w:id="838" w:author="nohemi fabiola serrano aguilar" w:date="2026-10-24T01:05:00Z" w16du:dateUtc="2026-10-24T00:05:00Z"/>
                    <w:lang w:val="es-MX"/>
                  </w:rPr>
                </w:rPrChange>
              </w:rPr>
              <w:pPrChange w:id="839" w:author="nohemi fabiola serrano aguilar" w:date="2026-10-24T01:15:00Z" w16du:dateUtc="2026-10-24T00:15:00Z">
                <w:pPr>
                  <w:jc w:val="both"/>
                </w:pPr>
              </w:pPrChange>
            </w:pPr>
            <w:ins w:id="840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41" w:author="nohemi fabiola serrano aguilar" w:date="2026-10-24T01:15:00Z" w16du:dateUtc="2026-10-24T00:15:00Z">
                    <w:rPr>
                      <w:sz w:val="20"/>
                      <w:szCs w:val="20"/>
                      <w:lang w:val="es-MX"/>
                    </w:rPr>
                  </w:rPrChange>
                </w:rPr>
                <w:t>X</w:t>
              </w:r>
            </w:ins>
          </w:p>
        </w:tc>
        <w:tc>
          <w:tcPr>
            <w:tcW w:w="819" w:type="dxa"/>
            <w:tcPrChange w:id="842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1BDE3F2B" w14:textId="77777777" w:rsidR="00E321AE" w:rsidRDefault="00E321AE" w:rsidP="00E321AE">
            <w:pPr>
              <w:jc w:val="center"/>
              <w:rPr>
                <w:ins w:id="843" w:author="nohemi fabiola serrano aguilar" w:date="2026-10-24T01:15:00Z" w16du:dateUtc="2026-10-24T00:15:00Z"/>
                <w:b/>
                <w:bCs/>
                <w:sz w:val="20"/>
                <w:szCs w:val="20"/>
                <w:lang w:val="es-MX"/>
              </w:rPr>
            </w:pPr>
          </w:p>
          <w:p w14:paraId="48C299FB" w14:textId="0374333C" w:rsidR="005326CA" w:rsidRPr="00E321AE" w:rsidRDefault="00E321AE">
            <w:pPr>
              <w:jc w:val="center"/>
              <w:rPr>
                <w:ins w:id="844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45" w:author="nohemi fabiola serrano aguilar" w:date="2026-10-24T01:15:00Z" w16du:dateUtc="2026-10-24T00:15:00Z">
                  <w:rPr>
                    <w:ins w:id="846" w:author="nohemi fabiola serrano aguilar" w:date="2026-10-24T01:05:00Z" w16du:dateUtc="2026-10-24T00:05:00Z"/>
                    <w:lang w:val="es-MX"/>
                  </w:rPr>
                </w:rPrChange>
              </w:rPr>
              <w:pPrChange w:id="847" w:author="nohemi fabiola serrano aguilar" w:date="2026-10-24T01:15:00Z" w16du:dateUtc="2026-10-24T00:15:00Z">
                <w:pPr>
                  <w:jc w:val="both"/>
                </w:pPr>
              </w:pPrChange>
            </w:pPr>
            <w:ins w:id="848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49" w:author="nohemi fabiola serrano aguilar" w:date="2026-10-24T01:15:00Z" w16du:dateUtc="2026-10-24T00:15:00Z">
                    <w:rPr>
                      <w:sz w:val="20"/>
                      <w:szCs w:val="20"/>
                      <w:lang w:val="es-MX"/>
                    </w:rPr>
                  </w:rPrChange>
                </w:rPr>
                <w:t>X</w:t>
              </w:r>
            </w:ins>
          </w:p>
        </w:tc>
        <w:tc>
          <w:tcPr>
            <w:tcW w:w="819" w:type="dxa"/>
            <w:tcPrChange w:id="850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6C9A061A" w14:textId="77777777" w:rsidR="005326CA" w:rsidRPr="00E321AE" w:rsidRDefault="005326CA">
            <w:pPr>
              <w:jc w:val="center"/>
              <w:rPr>
                <w:ins w:id="851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52" w:author="nohemi fabiola serrano aguilar" w:date="2026-10-24T01:15:00Z" w16du:dateUtc="2026-10-24T00:15:00Z">
                  <w:rPr>
                    <w:ins w:id="853" w:author="nohemi fabiola serrano aguilar" w:date="2026-10-24T01:05:00Z" w16du:dateUtc="2026-10-24T00:05:00Z"/>
                    <w:lang w:val="es-MX"/>
                  </w:rPr>
                </w:rPrChange>
              </w:rPr>
              <w:pPrChange w:id="854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55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6BE8FE11" w14:textId="77777777" w:rsidR="005326CA" w:rsidRPr="00E321AE" w:rsidRDefault="005326CA">
            <w:pPr>
              <w:jc w:val="center"/>
              <w:rPr>
                <w:ins w:id="856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57" w:author="nohemi fabiola serrano aguilar" w:date="2026-10-24T01:15:00Z" w16du:dateUtc="2026-10-24T00:15:00Z">
                  <w:rPr>
                    <w:ins w:id="858" w:author="nohemi fabiola serrano aguilar" w:date="2026-10-24T01:05:00Z" w16du:dateUtc="2026-10-24T00:05:00Z"/>
                    <w:lang w:val="es-MX"/>
                  </w:rPr>
                </w:rPrChange>
              </w:rPr>
              <w:pPrChange w:id="859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60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6467BE4C" w14:textId="77777777" w:rsidR="005326CA" w:rsidRPr="00E321AE" w:rsidRDefault="005326CA">
            <w:pPr>
              <w:jc w:val="center"/>
              <w:rPr>
                <w:ins w:id="861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62" w:author="nohemi fabiola serrano aguilar" w:date="2026-10-24T01:15:00Z" w16du:dateUtc="2026-10-24T00:15:00Z">
                  <w:rPr>
                    <w:ins w:id="863" w:author="nohemi fabiola serrano aguilar" w:date="2026-10-24T01:05:00Z" w16du:dateUtc="2026-10-24T00:05:00Z"/>
                    <w:lang w:val="es-MX"/>
                  </w:rPr>
                </w:rPrChange>
              </w:rPr>
              <w:pPrChange w:id="864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65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7AFC47A4" w14:textId="77777777" w:rsidR="005326CA" w:rsidRPr="00E321AE" w:rsidRDefault="005326CA">
            <w:pPr>
              <w:jc w:val="center"/>
              <w:rPr>
                <w:ins w:id="866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67" w:author="nohemi fabiola serrano aguilar" w:date="2026-10-24T01:15:00Z" w16du:dateUtc="2026-10-24T00:15:00Z">
                  <w:rPr>
                    <w:ins w:id="868" w:author="nohemi fabiola serrano aguilar" w:date="2026-10-24T01:05:00Z" w16du:dateUtc="2026-10-24T00:05:00Z"/>
                    <w:lang w:val="es-MX"/>
                  </w:rPr>
                </w:rPrChange>
              </w:rPr>
              <w:pPrChange w:id="869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70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3B555D35" w14:textId="77777777" w:rsidR="005326CA" w:rsidRPr="00E321AE" w:rsidRDefault="005326CA">
            <w:pPr>
              <w:jc w:val="center"/>
              <w:rPr>
                <w:ins w:id="871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72" w:author="nohemi fabiola serrano aguilar" w:date="2026-10-24T01:15:00Z" w16du:dateUtc="2026-10-24T00:15:00Z">
                  <w:rPr>
                    <w:ins w:id="873" w:author="nohemi fabiola serrano aguilar" w:date="2026-10-24T01:05:00Z" w16du:dateUtc="2026-10-24T00:05:00Z"/>
                    <w:lang w:val="es-MX"/>
                  </w:rPr>
                </w:rPrChange>
              </w:rPr>
              <w:pPrChange w:id="874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75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54E59331" w14:textId="77777777" w:rsidR="005326CA" w:rsidRPr="00E321AE" w:rsidRDefault="005326CA">
            <w:pPr>
              <w:jc w:val="center"/>
              <w:rPr>
                <w:ins w:id="876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77" w:author="nohemi fabiola serrano aguilar" w:date="2026-10-24T01:15:00Z" w16du:dateUtc="2026-10-24T00:15:00Z">
                  <w:rPr>
                    <w:ins w:id="878" w:author="nohemi fabiola serrano aguilar" w:date="2026-10-24T01:05:00Z" w16du:dateUtc="2026-10-24T00:05:00Z"/>
                    <w:lang w:val="es-MX"/>
                  </w:rPr>
                </w:rPrChange>
              </w:rPr>
              <w:pPrChange w:id="879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80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064CAFF2" w14:textId="77777777" w:rsidR="005326CA" w:rsidRPr="00E321AE" w:rsidRDefault="005326CA">
            <w:pPr>
              <w:jc w:val="center"/>
              <w:rPr>
                <w:ins w:id="881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82" w:author="nohemi fabiola serrano aguilar" w:date="2026-10-24T01:15:00Z" w16du:dateUtc="2026-10-24T00:15:00Z">
                  <w:rPr>
                    <w:ins w:id="883" w:author="nohemi fabiola serrano aguilar" w:date="2026-10-24T01:05:00Z" w16du:dateUtc="2026-10-24T00:05:00Z"/>
                    <w:lang w:val="es-MX"/>
                  </w:rPr>
                </w:rPrChange>
              </w:rPr>
              <w:pPrChange w:id="884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885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47069508" w14:textId="0EDA025D" w:rsidR="005326CA" w:rsidRPr="00E321AE" w:rsidRDefault="005326CA">
            <w:pPr>
              <w:jc w:val="center"/>
              <w:rPr>
                <w:ins w:id="886" w:author="nohemi fabiola serrano aguilar" w:date="2026-10-24T01:05:00Z" w16du:dateUtc="2026-10-24T00:05:00Z"/>
                <w:b/>
                <w:bCs/>
                <w:sz w:val="20"/>
                <w:szCs w:val="20"/>
                <w:lang w:val="es-MX"/>
                <w:rPrChange w:id="887" w:author="nohemi fabiola serrano aguilar" w:date="2026-10-24T01:15:00Z" w16du:dateUtc="2026-10-24T00:15:00Z">
                  <w:rPr>
                    <w:ins w:id="888" w:author="nohemi fabiola serrano aguilar" w:date="2026-10-24T01:05:00Z" w16du:dateUtc="2026-10-24T00:05:00Z"/>
                    <w:lang w:val="es-MX"/>
                  </w:rPr>
                </w:rPrChange>
              </w:rPr>
              <w:pPrChange w:id="889" w:author="nohemi fabiola serrano aguilar" w:date="2026-10-24T01:10:00Z" w16du:dateUtc="2026-10-24T00:10:00Z">
                <w:pPr>
                  <w:jc w:val="both"/>
                </w:pPr>
              </w:pPrChange>
            </w:pPr>
            <w:ins w:id="890" w:author="nohemi fabiola serrano aguilar" w:date="2026-10-24T01:10:00Z" w16du:dateUtc="2026-10-24T00:10:00Z">
              <w:r w:rsidRPr="00E321AE">
                <w:rPr>
                  <w:b/>
                  <w:bCs/>
                  <w:sz w:val="20"/>
                  <w:szCs w:val="20"/>
                  <w:lang w:val="es-MX"/>
                  <w:rPrChange w:id="891" w:author="nohemi fabiola serrano aguilar" w:date="2026-10-24T01:15:00Z" w16du:dateUtc="2026-10-24T00:15:00Z">
                    <w:rPr>
                      <w:sz w:val="20"/>
                      <w:szCs w:val="20"/>
                      <w:lang w:val="es-MX"/>
                    </w:rPr>
                  </w:rPrChange>
                </w:rPr>
                <w:t>CA1 Submission</w:t>
              </w:r>
            </w:ins>
          </w:p>
        </w:tc>
      </w:tr>
      <w:tr w:rsidR="005326CA" w:rsidRPr="00E321AE" w14:paraId="0FB0DC4E" w14:textId="77777777" w:rsidTr="005326CA">
        <w:trPr>
          <w:ins w:id="892" w:author="nohemi fabiola serrano aguilar" w:date="2026-10-24T01:05:00Z"/>
        </w:trPr>
        <w:tc>
          <w:tcPr>
            <w:tcW w:w="819" w:type="dxa"/>
            <w:tcPrChange w:id="893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4DCDC5DD" w14:textId="67F3CB87" w:rsidR="005326CA" w:rsidRPr="00E321AE" w:rsidRDefault="005326CA">
            <w:pPr>
              <w:jc w:val="center"/>
              <w:rPr>
                <w:ins w:id="894" w:author="nohemi fabiola serrano aguilar" w:date="2026-10-24T01:05:00Z" w16du:dateUtc="2026-10-24T00:05:00Z"/>
                <w:b/>
                <w:bCs/>
                <w:sz w:val="20"/>
                <w:szCs w:val="20"/>
                <w:rPrChange w:id="895" w:author="nohemi fabiola serrano aguilar" w:date="2026-10-24T01:15:00Z" w16du:dateUtc="2026-10-24T00:15:00Z">
                  <w:rPr>
                    <w:ins w:id="896" w:author="nohemi fabiola serrano aguilar" w:date="2026-10-24T01:05:00Z" w16du:dateUtc="2026-10-24T00:05:00Z"/>
                    <w:lang w:val="es-MX"/>
                  </w:rPr>
                </w:rPrChange>
              </w:rPr>
              <w:pPrChange w:id="897" w:author="nohemi fabiola serrano aguilar" w:date="2026-10-24T01:06:00Z" w16du:dateUtc="2026-10-24T00:06:00Z">
                <w:pPr>
                  <w:jc w:val="both"/>
                </w:pPr>
              </w:pPrChange>
            </w:pPr>
            <w:ins w:id="898" w:author="nohemi fabiola serrano aguilar" w:date="2026-10-24T01:08:00Z" w16du:dateUtc="2026-10-24T00:08:00Z">
              <w:r w:rsidRPr="00E321AE">
                <w:rPr>
                  <w:b/>
                  <w:bCs/>
                  <w:sz w:val="20"/>
                  <w:szCs w:val="20"/>
                  <w:rPrChange w:id="899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Phase 2. Data Pipeline and E</w:t>
              </w:r>
              <w:r w:rsidRPr="00E321AE">
                <w:rPr>
                  <w:b/>
                  <w:bCs/>
                  <w:sz w:val="20"/>
                  <w:szCs w:val="20"/>
                  <w:rPrChange w:id="900" w:author="nohemi fabiola serrano aguilar" w:date="2026-10-24T01:15:00Z" w16du:dateUtc="2026-10-24T00:15:00Z">
                    <w:rPr/>
                  </w:rPrChange>
                </w:rPr>
                <w:t>DA</w:t>
              </w:r>
            </w:ins>
          </w:p>
        </w:tc>
        <w:tc>
          <w:tcPr>
            <w:tcW w:w="819" w:type="dxa"/>
            <w:tcPrChange w:id="901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6A2C8C58" w14:textId="77777777" w:rsidR="005326CA" w:rsidRPr="00E321AE" w:rsidRDefault="005326CA">
            <w:pPr>
              <w:jc w:val="center"/>
              <w:rPr>
                <w:ins w:id="902" w:author="nohemi fabiola serrano aguilar" w:date="2026-10-24T01:05:00Z" w16du:dateUtc="2026-10-24T00:05:00Z"/>
                <w:b/>
                <w:bCs/>
                <w:sz w:val="20"/>
                <w:szCs w:val="20"/>
                <w:rPrChange w:id="903" w:author="nohemi fabiola serrano aguilar" w:date="2026-10-24T01:15:00Z" w16du:dateUtc="2026-10-24T00:15:00Z">
                  <w:rPr>
                    <w:ins w:id="904" w:author="nohemi fabiola serrano aguilar" w:date="2026-10-24T01:05:00Z" w16du:dateUtc="2026-10-24T00:05:00Z"/>
                    <w:lang w:val="es-MX"/>
                  </w:rPr>
                </w:rPrChange>
              </w:rPr>
              <w:pPrChange w:id="905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906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4A10FCBC" w14:textId="77777777" w:rsidR="005326CA" w:rsidRPr="00E321AE" w:rsidRDefault="005326CA">
            <w:pPr>
              <w:jc w:val="center"/>
              <w:rPr>
                <w:ins w:id="907" w:author="nohemi fabiola serrano aguilar" w:date="2026-10-24T01:05:00Z" w16du:dateUtc="2026-10-24T00:05:00Z"/>
                <w:b/>
                <w:bCs/>
                <w:sz w:val="20"/>
                <w:szCs w:val="20"/>
                <w:rPrChange w:id="908" w:author="nohemi fabiola serrano aguilar" w:date="2026-10-24T01:15:00Z" w16du:dateUtc="2026-10-24T00:15:00Z">
                  <w:rPr>
                    <w:ins w:id="909" w:author="nohemi fabiola serrano aguilar" w:date="2026-10-24T01:05:00Z" w16du:dateUtc="2026-10-24T00:05:00Z"/>
                    <w:lang w:val="es-MX"/>
                  </w:rPr>
                </w:rPrChange>
              </w:rPr>
              <w:pPrChange w:id="910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911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386E1209" w14:textId="77777777" w:rsidR="00E321AE" w:rsidRDefault="00E321AE" w:rsidP="00E321AE">
            <w:pPr>
              <w:jc w:val="center"/>
              <w:rPr>
                <w:ins w:id="912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08BCA04D" w14:textId="39060EAF" w:rsidR="005326CA" w:rsidRPr="00E321AE" w:rsidRDefault="00E321AE">
            <w:pPr>
              <w:jc w:val="center"/>
              <w:rPr>
                <w:ins w:id="913" w:author="nohemi fabiola serrano aguilar" w:date="2026-10-24T01:05:00Z" w16du:dateUtc="2026-10-24T00:05:00Z"/>
                <w:b/>
                <w:bCs/>
                <w:sz w:val="20"/>
                <w:szCs w:val="20"/>
                <w:rPrChange w:id="914" w:author="nohemi fabiola serrano aguilar" w:date="2026-10-24T01:15:00Z" w16du:dateUtc="2026-10-24T00:15:00Z">
                  <w:rPr>
                    <w:ins w:id="915" w:author="nohemi fabiola serrano aguilar" w:date="2026-10-24T01:05:00Z" w16du:dateUtc="2026-10-24T00:05:00Z"/>
                    <w:lang w:val="es-MX"/>
                  </w:rPr>
                </w:rPrChange>
              </w:rPr>
              <w:pPrChange w:id="916" w:author="nohemi fabiola serrano aguilar" w:date="2026-10-24T01:15:00Z" w16du:dateUtc="2026-10-24T00:15:00Z">
                <w:pPr>
                  <w:jc w:val="both"/>
                </w:pPr>
              </w:pPrChange>
            </w:pPr>
            <w:ins w:id="917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rPrChange w:id="918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919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23F8CA3A" w14:textId="77777777" w:rsidR="00E321AE" w:rsidRDefault="00E321AE" w:rsidP="00E321AE">
            <w:pPr>
              <w:jc w:val="center"/>
              <w:rPr>
                <w:ins w:id="920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475E61F2" w14:textId="16FA8624" w:rsidR="005326CA" w:rsidRPr="00E321AE" w:rsidRDefault="00E321AE">
            <w:pPr>
              <w:jc w:val="center"/>
              <w:rPr>
                <w:ins w:id="921" w:author="nohemi fabiola serrano aguilar" w:date="2026-10-24T01:05:00Z" w16du:dateUtc="2026-10-24T00:05:00Z"/>
                <w:b/>
                <w:bCs/>
                <w:sz w:val="20"/>
                <w:szCs w:val="20"/>
                <w:rPrChange w:id="922" w:author="nohemi fabiola serrano aguilar" w:date="2026-10-24T01:15:00Z" w16du:dateUtc="2026-10-24T00:15:00Z">
                  <w:rPr>
                    <w:ins w:id="923" w:author="nohemi fabiola serrano aguilar" w:date="2026-10-24T01:05:00Z" w16du:dateUtc="2026-10-24T00:05:00Z"/>
                    <w:lang w:val="es-MX"/>
                  </w:rPr>
                </w:rPrChange>
              </w:rPr>
              <w:pPrChange w:id="924" w:author="nohemi fabiola serrano aguilar" w:date="2026-10-24T01:15:00Z" w16du:dateUtc="2026-10-24T00:15:00Z">
                <w:pPr>
                  <w:jc w:val="both"/>
                </w:pPr>
              </w:pPrChange>
            </w:pPr>
            <w:ins w:id="925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rPrChange w:id="926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927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0AE04EB1" w14:textId="77777777" w:rsidR="005326CA" w:rsidRPr="00E321AE" w:rsidRDefault="005326CA">
            <w:pPr>
              <w:jc w:val="center"/>
              <w:rPr>
                <w:ins w:id="928" w:author="nohemi fabiola serrano aguilar" w:date="2026-10-24T01:05:00Z" w16du:dateUtc="2026-10-24T00:05:00Z"/>
                <w:b/>
                <w:bCs/>
                <w:sz w:val="20"/>
                <w:szCs w:val="20"/>
                <w:rPrChange w:id="929" w:author="nohemi fabiola serrano aguilar" w:date="2026-10-24T01:15:00Z" w16du:dateUtc="2026-10-24T00:15:00Z">
                  <w:rPr>
                    <w:ins w:id="930" w:author="nohemi fabiola serrano aguilar" w:date="2026-10-24T01:05:00Z" w16du:dateUtc="2026-10-24T00:05:00Z"/>
                    <w:lang w:val="es-MX"/>
                  </w:rPr>
                </w:rPrChange>
              </w:rPr>
              <w:pPrChange w:id="93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32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5A37A49B" w14:textId="77777777" w:rsidR="005326CA" w:rsidRPr="00E321AE" w:rsidRDefault="005326CA">
            <w:pPr>
              <w:jc w:val="center"/>
              <w:rPr>
                <w:ins w:id="933" w:author="nohemi fabiola serrano aguilar" w:date="2026-10-24T01:05:00Z" w16du:dateUtc="2026-10-24T00:05:00Z"/>
                <w:b/>
                <w:bCs/>
                <w:sz w:val="20"/>
                <w:szCs w:val="20"/>
                <w:rPrChange w:id="934" w:author="nohemi fabiola serrano aguilar" w:date="2026-10-24T01:15:00Z" w16du:dateUtc="2026-10-24T00:15:00Z">
                  <w:rPr>
                    <w:ins w:id="935" w:author="nohemi fabiola serrano aguilar" w:date="2026-10-24T01:05:00Z" w16du:dateUtc="2026-10-24T00:05:00Z"/>
                    <w:lang w:val="es-MX"/>
                  </w:rPr>
                </w:rPrChange>
              </w:rPr>
              <w:pPrChange w:id="93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37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23B2B304" w14:textId="77777777" w:rsidR="005326CA" w:rsidRPr="00E321AE" w:rsidRDefault="005326CA">
            <w:pPr>
              <w:jc w:val="center"/>
              <w:rPr>
                <w:ins w:id="938" w:author="nohemi fabiola serrano aguilar" w:date="2026-10-24T01:05:00Z" w16du:dateUtc="2026-10-24T00:05:00Z"/>
                <w:b/>
                <w:bCs/>
                <w:sz w:val="20"/>
                <w:szCs w:val="20"/>
                <w:rPrChange w:id="939" w:author="nohemi fabiola serrano aguilar" w:date="2026-10-24T01:15:00Z" w16du:dateUtc="2026-10-24T00:15:00Z">
                  <w:rPr>
                    <w:ins w:id="940" w:author="nohemi fabiola serrano aguilar" w:date="2026-10-24T01:05:00Z" w16du:dateUtc="2026-10-24T00:05:00Z"/>
                    <w:lang w:val="es-MX"/>
                  </w:rPr>
                </w:rPrChange>
              </w:rPr>
              <w:pPrChange w:id="94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42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98A58BA" w14:textId="77777777" w:rsidR="005326CA" w:rsidRPr="00E321AE" w:rsidRDefault="005326CA">
            <w:pPr>
              <w:jc w:val="center"/>
              <w:rPr>
                <w:ins w:id="943" w:author="nohemi fabiola serrano aguilar" w:date="2026-10-24T01:05:00Z" w16du:dateUtc="2026-10-24T00:05:00Z"/>
                <w:b/>
                <w:bCs/>
                <w:sz w:val="20"/>
                <w:szCs w:val="20"/>
                <w:rPrChange w:id="944" w:author="nohemi fabiola serrano aguilar" w:date="2026-10-24T01:15:00Z" w16du:dateUtc="2026-10-24T00:15:00Z">
                  <w:rPr>
                    <w:ins w:id="945" w:author="nohemi fabiola serrano aguilar" w:date="2026-10-24T01:05:00Z" w16du:dateUtc="2026-10-24T00:05:00Z"/>
                    <w:lang w:val="es-MX"/>
                  </w:rPr>
                </w:rPrChange>
              </w:rPr>
              <w:pPrChange w:id="94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47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6B7A9ADB" w14:textId="77777777" w:rsidR="005326CA" w:rsidRPr="00E321AE" w:rsidRDefault="005326CA">
            <w:pPr>
              <w:jc w:val="center"/>
              <w:rPr>
                <w:ins w:id="948" w:author="nohemi fabiola serrano aguilar" w:date="2026-10-24T01:05:00Z" w16du:dateUtc="2026-10-24T00:05:00Z"/>
                <w:b/>
                <w:bCs/>
                <w:sz w:val="20"/>
                <w:szCs w:val="20"/>
                <w:rPrChange w:id="949" w:author="nohemi fabiola serrano aguilar" w:date="2026-10-24T01:15:00Z" w16du:dateUtc="2026-10-24T00:15:00Z">
                  <w:rPr>
                    <w:ins w:id="950" w:author="nohemi fabiola serrano aguilar" w:date="2026-10-24T01:05:00Z" w16du:dateUtc="2026-10-24T00:05:00Z"/>
                    <w:lang w:val="es-MX"/>
                  </w:rPr>
                </w:rPrChange>
              </w:rPr>
              <w:pPrChange w:id="95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52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5993A1BE" w14:textId="24CB61D5" w:rsidR="005326CA" w:rsidRPr="00E321AE" w:rsidRDefault="005326CA">
            <w:pPr>
              <w:jc w:val="center"/>
              <w:rPr>
                <w:ins w:id="953" w:author="nohemi fabiola serrano aguilar" w:date="2026-10-24T01:05:00Z" w16du:dateUtc="2026-10-24T00:05:00Z"/>
                <w:b/>
                <w:bCs/>
                <w:sz w:val="20"/>
                <w:szCs w:val="20"/>
                <w:rPrChange w:id="954" w:author="nohemi fabiola serrano aguilar" w:date="2026-10-24T01:15:00Z" w16du:dateUtc="2026-10-24T00:15:00Z">
                  <w:rPr>
                    <w:ins w:id="955" w:author="nohemi fabiola serrano aguilar" w:date="2026-10-24T01:05:00Z" w16du:dateUtc="2026-10-24T00:05:00Z"/>
                    <w:lang w:val="es-MX"/>
                  </w:rPr>
                </w:rPrChange>
              </w:rPr>
              <w:pPrChange w:id="956" w:author="nohemi fabiola serrano aguilar" w:date="2026-10-24T01:10:00Z" w16du:dateUtc="2026-10-24T00:10:00Z">
                <w:pPr>
                  <w:jc w:val="both"/>
                </w:pPr>
              </w:pPrChange>
            </w:pPr>
            <w:ins w:id="957" w:author="nohemi fabiola serrano aguilar" w:date="2026-10-24T01:10:00Z" w16du:dateUtc="2026-10-24T00:10:00Z">
              <w:r w:rsidRPr="00E321AE">
                <w:rPr>
                  <w:b/>
                  <w:bCs/>
                  <w:sz w:val="20"/>
                  <w:szCs w:val="20"/>
                  <w:rPrChange w:id="958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Clean Dataset and Exploratory Report</w:t>
              </w:r>
            </w:ins>
          </w:p>
        </w:tc>
      </w:tr>
      <w:tr w:rsidR="005326CA" w:rsidRPr="00E321AE" w14:paraId="1DE36FDC" w14:textId="77777777" w:rsidTr="005326CA">
        <w:trPr>
          <w:ins w:id="959" w:author="nohemi fabiola serrano aguilar" w:date="2026-10-24T01:05:00Z"/>
        </w:trPr>
        <w:tc>
          <w:tcPr>
            <w:tcW w:w="819" w:type="dxa"/>
            <w:tcPrChange w:id="960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0F004D7E" w14:textId="5A06F6E6" w:rsidR="005326CA" w:rsidRPr="00E321AE" w:rsidRDefault="005326CA">
            <w:pPr>
              <w:jc w:val="center"/>
              <w:rPr>
                <w:ins w:id="961" w:author="nohemi fabiola serrano aguilar" w:date="2026-10-24T01:05:00Z" w16du:dateUtc="2026-10-24T00:05:00Z"/>
                <w:b/>
                <w:bCs/>
                <w:sz w:val="20"/>
                <w:szCs w:val="20"/>
                <w:rPrChange w:id="962" w:author="nohemi fabiola serrano aguilar" w:date="2026-10-24T01:15:00Z" w16du:dateUtc="2026-10-24T00:15:00Z">
                  <w:rPr>
                    <w:ins w:id="963" w:author="nohemi fabiola serrano aguilar" w:date="2026-10-24T01:05:00Z" w16du:dateUtc="2026-10-24T00:05:00Z"/>
                    <w:lang w:val="es-MX"/>
                  </w:rPr>
                </w:rPrChange>
              </w:rPr>
              <w:pPrChange w:id="964" w:author="nohemi fabiola serrano aguilar" w:date="2026-10-24T01:09:00Z" w16du:dateUtc="2026-10-24T00:09:00Z">
                <w:pPr>
                  <w:jc w:val="both"/>
                </w:pPr>
              </w:pPrChange>
            </w:pPr>
            <w:ins w:id="965" w:author="nohemi fabiola serrano aguilar" w:date="2026-10-24T01:08:00Z" w16du:dateUtc="2026-10-24T00:08:00Z">
              <w:r w:rsidRPr="00E321AE">
                <w:rPr>
                  <w:b/>
                  <w:bCs/>
                  <w:sz w:val="20"/>
                  <w:szCs w:val="20"/>
                  <w:rPrChange w:id="966" w:author="nohemi fabiola serrano aguilar" w:date="2026-10-24T01:15:00Z" w16du:dateUtc="2026-10-24T00:15:00Z">
                    <w:rPr/>
                  </w:rPrChange>
                </w:rPr>
                <w:t>Phase 3. Model Development</w:t>
              </w:r>
            </w:ins>
          </w:p>
        </w:tc>
        <w:tc>
          <w:tcPr>
            <w:tcW w:w="819" w:type="dxa"/>
            <w:tcPrChange w:id="967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19A9943F" w14:textId="77777777" w:rsidR="005326CA" w:rsidRPr="00E321AE" w:rsidRDefault="005326CA">
            <w:pPr>
              <w:jc w:val="center"/>
              <w:rPr>
                <w:ins w:id="968" w:author="nohemi fabiola serrano aguilar" w:date="2026-10-24T01:05:00Z" w16du:dateUtc="2026-10-24T00:05:00Z"/>
                <w:b/>
                <w:bCs/>
                <w:sz w:val="20"/>
                <w:szCs w:val="20"/>
                <w:rPrChange w:id="969" w:author="nohemi fabiola serrano aguilar" w:date="2026-10-24T01:15:00Z" w16du:dateUtc="2026-10-24T00:15:00Z">
                  <w:rPr>
                    <w:ins w:id="970" w:author="nohemi fabiola serrano aguilar" w:date="2026-10-24T01:05:00Z" w16du:dateUtc="2026-10-24T00:05:00Z"/>
                    <w:lang w:val="es-MX"/>
                  </w:rPr>
                </w:rPrChange>
              </w:rPr>
              <w:pPrChange w:id="97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972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19A8F494" w14:textId="77777777" w:rsidR="005326CA" w:rsidRPr="00E321AE" w:rsidRDefault="005326CA">
            <w:pPr>
              <w:jc w:val="center"/>
              <w:rPr>
                <w:ins w:id="973" w:author="nohemi fabiola serrano aguilar" w:date="2026-10-24T01:05:00Z" w16du:dateUtc="2026-10-24T00:05:00Z"/>
                <w:b/>
                <w:bCs/>
                <w:sz w:val="20"/>
                <w:szCs w:val="20"/>
                <w:rPrChange w:id="974" w:author="nohemi fabiola serrano aguilar" w:date="2026-10-24T01:15:00Z" w16du:dateUtc="2026-10-24T00:15:00Z">
                  <w:rPr>
                    <w:ins w:id="975" w:author="nohemi fabiola serrano aguilar" w:date="2026-10-24T01:05:00Z" w16du:dateUtc="2026-10-24T00:05:00Z"/>
                    <w:lang w:val="es-MX"/>
                  </w:rPr>
                </w:rPrChange>
              </w:rPr>
              <w:pPrChange w:id="97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977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01BB9462" w14:textId="77777777" w:rsidR="005326CA" w:rsidRPr="00E321AE" w:rsidRDefault="005326CA">
            <w:pPr>
              <w:jc w:val="center"/>
              <w:rPr>
                <w:ins w:id="978" w:author="nohemi fabiola serrano aguilar" w:date="2026-10-24T01:05:00Z" w16du:dateUtc="2026-10-24T00:05:00Z"/>
                <w:b/>
                <w:bCs/>
                <w:sz w:val="20"/>
                <w:szCs w:val="20"/>
                <w:rPrChange w:id="979" w:author="nohemi fabiola serrano aguilar" w:date="2026-10-24T01:15:00Z" w16du:dateUtc="2026-10-24T00:15:00Z">
                  <w:rPr>
                    <w:ins w:id="980" w:author="nohemi fabiola serrano aguilar" w:date="2026-10-24T01:05:00Z" w16du:dateUtc="2026-10-24T00:05:00Z"/>
                    <w:lang w:val="es-MX"/>
                  </w:rPr>
                </w:rPrChange>
              </w:rPr>
              <w:pPrChange w:id="98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82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4381313" w14:textId="77777777" w:rsidR="005326CA" w:rsidRPr="00E321AE" w:rsidRDefault="005326CA">
            <w:pPr>
              <w:jc w:val="center"/>
              <w:rPr>
                <w:ins w:id="983" w:author="nohemi fabiola serrano aguilar" w:date="2026-10-24T01:05:00Z" w16du:dateUtc="2026-10-24T00:05:00Z"/>
                <w:b/>
                <w:bCs/>
                <w:sz w:val="20"/>
                <w:szCs w:val="20"/>
                <w:rPrChange w:id="984" w:author="nohemi fabiola serrano aguilar" w:date="2026-10-24T01:15:00Z" w16du:dateUtc="2026-10-24T00:15:00Z">
                  <w:rPr>
                    <w:ins w:id="985" w:author="nohemi fabiola serrano aguilar" w:date="2026-10-24T01:05:00Z" w16du:dateUtc="2026-10-24T00:05:00Z"/>
                    <w:lang w:val="es-MX"/>
                  </w:rPr>
                </w:rPrChange>
              </w:rPr>
              <w:pPrChange w:id="98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987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6871966C" w14:textId="77777777" w:rsidR="00E321AE" w:rsidRDefault="00E321AE" w:rsidP="00E321AE">
            <w:pPr>
              <w:jc w:val="center"/>
              <w:rPr>
                <w:ins w:id="988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46407E78" w14:textId="1A23BF60" w:rsidR="005326CA" w:rsidRPr="00E321AE" w:rsidRDefault="00E321AE">
            <w:pPr>
              <w:jc w:val="center"/>
              <w:rPr>
                <w:ins w:id="989" w:author="nohemi fabiola serrano aguilar" w:date="2026-10-24T01:05:00Z" w16du:dateUtc="2026-10-24T00:05:00Z"/>
                <w:b/>
                <w:bCs/>
                <w:sz w:val="20"/>
                <w:szCs w:val="20"/>
                <w:rPrChange w:id="990" w:author="nohemi fabiola serrano aguilar" w:date="2026-10-24T01:15:00Z" w16du:dateUtc="2026-10-24T00:15:00Z">
                  <w:rPr>
                    <w:ins w:id="991" w:author="nohemi fabiola serrano aguilar" w:date="2026-10-24T01:05:00Z" w16du:dateUtc="2026-10-24T00:05:00Z"/>
                    <w:lang w:val="es-MX"/>
                  </w:rPr>
                </w:rPrChange>
              </w:rPr>
              <w:pPrChange w:id="992" w:author="nohemi fabiola serrano aguilar" w:date="2026-10-24T01:15:00Z" w16du:dateUtc="2026-10-24T00:15:00Z">
                <w:pPr>
                  <w:jc w:val="both"/>
                </w:pPr>
              </w:pPrChange>
            </w:pPr>
            <w:ins w:id="993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rPrChange w:id="994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995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4DDAD407" w14:textId="77777777" w:rsidR="00E321AE" w:rsidRDefault="00E321AE" w:rsidP="00E321AE">
            <w:pPr>
              <w:jc w:val="center"/>
              <w:rPr>
                <w:ins w:id="996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3340A5C6" w14:textId="27BB0C7D" w:rsidR="005326CA" w:rsidRPr="00E321AE" w:rsidRDefault="00E321AE">
            <w:pPr>
              <w:jc w:val="center"/>
              <w:rPr>
                <w:ins w:id="997" w:author="nohemi fabiola serrano aguilar" w:date="2026-10-24T01:05:00Z" w16du:dateUtc="2026-10-24T00:05:00Z"/>
                <w:b/>
                <w:bCs/>
                <w:sz w:val="20"/>
                <w:szCs w:val="20"/>
                <w:rPrChange w:id="998" w:author="nohemi fabiola serrano aguilar" w:date="2026-10-24T01:15:00Z" w16du:dateUtc="2026-10-24T00:15:00Z">
                  <w:rPr>
                    <w:ins w:id="999" w:author="nohemi fabiola serrano aguilar" w:date="2026-10-24T01:05:00Z" w16du:dateUtc="2026-10-24T00:05:00Z"/>
                    <w:lang w:val="es-MX"/>
                  </w:rPr>
                </w:rPrChange>
              </w:rPr>
              <w:pPrChange w:id="1000" w:author="nohemi fabiola serrano aguilar" w:date="2026-10-24T01:15:00Z" w16du:dateUtc="2026-10-24T00:15:00Z">
                <w:pPr>
                  <w:jc w:val="both"/>
                </w:pPr>
              </w:pPrChange>
            </w:pPr>
            <w:ins w:id="1001" w:author="nohemi fabiola serrano aguilar" w:date="2026-10-24T01:15:00Z" w16du:dateUtc="2026-10-24T00:15:00Z">
              <w:r w:rsidRPr="00E321AE">
                <w:rPr>
                  <w:b/>
                  <w:bCs/>
                  <w:sz w:val="20"/>
                  <w:szCs w:val="20"/>
                  <w:rPrChange w:id="1002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100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52247126" w14:textId="77777777" w:rsidR="005326CA" w:rsidRPr="00E321AE" w:rsidRDefault="005326CA">
            <w:pPr>
              <w:jc w:val="center"/>
              <w:rPr>
                <w:ins w:id="1004" w:author="nohemi fabiola serrano aguilar" w:date="2026-10-24T01:05:00Z" w16du:dateUtc="2026-10-24T00:05:00Z"/>
                <w:b/>
                <w:bCs/>
                <w:sz w:val="20"/>
                <w:szCs w:val="20"/>
                <w:rPrChange w:id="1005" w:author="nohemi fabiola serrano aguilar" w:date="2026-10-24T01:15:00Z" w16du:dateUtc="2026-10-24T00:15:00Z">
                  <w:rPr>
                    <w:ins w:id="1006" w:author="nohemi fabiola serrano aguilar" w:date="2026-10-24T01:05:00Z" w16du:dateUtc="2026-10-24T00:05:00Z"/>
                    <w:lang w:val="es-MX"/>
                  </w:rPr>
                </w:rPrChange>
              </w:rPr>
              <w:pPrChange w:id="100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08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5B159EF0" w14:textId="77777777" w:rsidR="005326CA" w:rsidRPr="00E321AE" w:rsidRDefault="005326CA">
            <w:pPr>
              <w:jc w:val="center"/>
              <w:rPr>
                <w:ins w:id="1009" w:author="nohemi fabiola serrano aguilar" w:date="2026-10-24T01:05:00Z" w16du:dateUtc="2026-10-24T00:05:00Z"/>
                <w:b/>
                <w:bCs/>
                <w:sz w:val="20"/>
                <w:szCs w:val="20"/>
                <w:rPrChange w:id="1010" w:author="nohemi fabiola serrano aguilar" w:date="2026-10-24T01:15:00Z" w16du:dateUtc="2026-10-24T00:15:00Z">
                  <w:rPr>
                    <w:ins w:id="1011" w:author="nohemi fabiola serrano aguilar" w:date="2026-10-24T01:05:00Z" w16du:dateUtc="2026-10-24T00:05:00Z"/>
                    <w:lang w:val="es-MX"/>
                  </w:rPr>
                </w:rPrChange>
              </w:rPr>
              <w:pPrChange w:id="101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1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677F38BF" w14:textId="77777777" w:rsidR="005326CA" w:rsidRPr="00E321AE" w:rsidRDefault="005326CA">
            <w:pPr>
              <w:jc w:val="center"/>
              <w:rPr>
                <w:ins w:id="1014" w:author="nohemi fabiola serrano aguilar" w:date="2026-10-24T01:05:00Z" w16du:dateUtc="2026-10-24T00:05:00Z"/>
                <w:b/>
                <w:bCs/>
                <w:sz w:val="20"/>
                <w:szCs w:val="20"/>
                <w:rPrChange w:id="1015" w:author="nohemi fabiola serrano aguilar" w:date="2026-10-24T01:15:00Z" w16du:dateUtc="2026-10-24T00:15:00Z">
                  <w:rPr>
                    <w:ins w:id="1016" w:author="nohemi fabiola serrano aguilar" w:date="2026-10-24T01:05:00Z" w16du:dateUtc="2026-10-24T00:05:00Z"/>
                    <w:lang w:val="es-MX"/>
                  </w:rPr>
                </w:rPrChange>
              </w:rPr>
              <w:pPrChange w:id="101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18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16B0F63E" w14:textId="685A0950" w:rsidR="005326CA" w:rsidRPr="00E321AE" w:rsidRDefault="00E321AE">
            <w:pPr>
              <w:jc w:val="center"/>
              <w:rPr>
                <w:ins w:id="1019" w:author="nohemi fabiola serrano aguilar" w:date="2026-10-24T01:05:00Z" w16du:dateUtc="2026-10-24T00:05:00Z"/>
                <w:b/>
                <w:bCs/>
                <w:sz w:val="20"/>
                <w:szCs w:val="20"/>
                <w:rPrChange w:id="1020" w:author="nohemi fabiola serrano aguilar" w:date="2026-10-24T01:15:00Z" w16du:dateUtc="2026-10-24T00:15:00Z">
                  <w:rPr>
                    <w:ins w:id="1021" w:author="nohemi fabiola serrano aguilar" w:date="2026-10-24T01:05:00Z" w16du:dateUtc="2026-10-24T00:05:00Z"/>
                    <w:lang w:val="es-MX"/>
                  </w:rPr>
                </w:rPrChange>
              </w:rPr>
              <w:pPrChange w:id="1022" w:author="nohemi fabiola serrano aguilar" w:date="2026-10-24T01:10:00Z" w16du:dateUtc="2026-10-24T00:10:00Z">
                <w:pPr>
                  <w:jc w:val="both"/>
                </w:pPr>
              </w:pPrChange>
            </w:pPr>
            <w:ins w:id="1023" w:author="nohemi fabiola serrano aguilar" w:date="2026-10-24T01:12:00Z" w16du:dateUtc="2026-10-24T00:12:00Z">
              <w:r w:rsidRPr="00E321AE">
                <w:rPr>
                  <w:b/>
                  <w:bCs/>
                  <w:sz w:val="20"/>
                  <w:szCs w:val="20"/>
                  <w:rPrChange w:id="1024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Clustering and</w:t>
              </w:r>
            </w:ins>
            <w:ins w:id="1025" w:author="nohemi fabiola serrano aguilar" w:date="2026-10-24T01:11:00Z" w16du:dateUtc="2026-10-24T00:11:00Z">
              <w:r w:rsidR="005326CA" w:rsidRPr="00E321AE">
                <w:rPr>
                  <w:b/>
                  <w:bCs/>
                  <w:sz w:val="20"/>
                  <w:szCs w:val="20"/>
                  <w:rPrChange w:id="1026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 xml:space="preserve"> Time-Series </w:t>
              </w:r>
            </w:ins>
            <w:ins w:id="1027" w:author="nohemi fabiola serrano aguilar" w:date="2026-10-24T01:12:00Z" w16du:dateUtc="2026-10-24T00:12:00Z">
              <w:r w:rsidR="005326CA" w:rsidRPr="00E321AE">
                <w:rPr>
                  <w:b/>
                  <w:bCs/>
                  <w:sz w:val="20"/>
                  <w:szCs w:val="20"/>
                  <w:rPrChange w:id="1028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Forecast</w:t>
              </w:r>
            </w:ins>
          </w:p>
        </w:tc>
      </w:tr>
      <w:tr w:rsidR="005326CA" w:rsidRPr="00E321AE" w14:paraId="076A157B" w14:textId="77777777" w:rsidTr="005326CA">
        <w:trPr>
          <w:ins w:id="1029" w:author="nohemi fabiola serrano aguilar" w:date="2026-10-24T01:05:00Z"/>
        </w:trPr>
        <w:tc>
          <w:tcPr>
            <w:tcW w:w="819" w:type="dxa"/>
            <w:tcPrChange w:id="1030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3946FB67" w14:textId="5DDD6CD7" w:rsidR="005326CA" w:rsidRPr="00E321AE" w:rsidRDefault="005326CA">
            <w:pPr>
              <w:jc w:val="center"/>
              <w:rPr>
                <w:ins w:id="1031" w:author="nohemi fabiola serrano aguilar" w:date="2026-10-24T01:05:00Z" w16du:dateUtc="2026-10-24T00:05:00Z"/>
                <w:b/>
                <w:bCs/>
                <w:sz w:val="20"/>
                <w:szCs w:val="20"/>
                <w:rPrChange w:id="1032" w:author="nohemi fabiola serrano aguilar" w:date="2026-10-24T01:15:00Z" w16du:dateUtc="2026-10-24T00:15:00Z">
                  <w:rPr>
                    <w:ins w:id="1033" w:author="nohemi fabiola serrano aguilar" w:date="2026-10-24T01:05:00Z" w16du:dateUtc="2026-10-24T00:05:00Z"/>
                    <w:lang w:val="es-MX"/>
                  </w:rPr>
                </w:rPrChange>
              </w:rPr>
              <w:pPrChange w:id="1034" w:author="nohemi fabiola serrano aguilar" w:date="2026-10-24T01:06:00Z" w16du:dateUtc="2026-10-24T00:06:00Z">
                <w:pPr>
                  <w:jc w:val="both"/>
                </w:pPr>
              </w:pPrChange>
            </w:pPr>
            <w:ins w:id="1035" w:author="nohemi fabiola serrano aguilar" w:date="2026-10-24T01:09:00Z" w16du:dateUtc="2026-10-24T00:09:00Z">
              <w:r w:rsidRPr="00E321AE">
                <w:rPr>
                  <w:b/>
                  <w:bCs/>
                  <w:sz w:val="20"/>
                  <w:szCs w:val="20"/>
                  <w:rPrChange w:id="1036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Phase 4. Model Evaluation and Tuning</w:t>
              </w:r>
            </w:ins>
          </w:p>
        </w:tc>
        <w:tc>
          <w:tcPr>
            <w:tcW w:w="819" w:type="dxa"/>
            <w:tcPrChange w:id="1037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732765E6" w14:textId="77777777" w:rsidR="005326CA" w:rsidRPr="00E321AE" w:rsidRDefault="005326CA">
            <w:pPr>
              <w:jc w:val="center"/>
              <w:rPr>
                <w:ins w:id="1038" w:author="nohemi fabiola serrano aguilar" w:date="2026-10-24T01:05:00Z" w16du:dateUtc="2026-10-24T00:05:00Z"/>
                <w:b/>
                <w:bCs/>
                <w:sz w:val="20"/>
                <w:szCs w:val="20"/>
                <w:rPrChange w:id="1039" w:author="nohemi fabiola serrano aguilar" w:date="2026-10-24T01:15:00Z" w16du:dateUtc="2026-10-24T00:15:00Z">
                  <w:rPr>
                    <w:ins w:id="1040" w:author="nohemi fabiola serrano aguilar" w:date="2026-10-24T01:05:00Z" w16du:dateUtc="2026-10-24T00:05:00Z"/>
                    <w:lang w:val="es-MX"/>
                  </w:rPr>
                </w:rPrChange>
              </w:rPr>
              <w:pPrChange w:id="104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1042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497D0D55" w14:textId="77777777" w:rsidR="005326CA" w:rsidRPr="00E321AE" w:rsidRDefault="005326CA">
            <w:pPr>
              <w:jc w:val="center"/>
              <w:rPr>
                <w:ins w:id="1043" w:author="nohemi fabiola serrano aguilar" w:date="2026-10-24T01:05:00Z" w16du:dateUtc="2026-10-24T00:05:00Z"/>
                <w:b/>
                <w:bCs/>
                <w:sz w:val="20"/>
                <w:szCs w:val="20"/>
                <w:rPrChange w:id="1044" w:author="nohemi fabiola serrano aguilar" w:date="2026-10-24T01:15:00Z" w16du:dateUtc="2026-10-24T00:15:00Z">
                  <w:rPr>
                    <w:ins w:id="1045" w:author="nohemi fabiola serrano aguilar" w:date="2026-10-24T01:05:00Z" w16du:dateUtc="2026-10-24T00:05:00Z"/>
                    <w:lang w:val="es-MX"/>
                  </w:rPr>
                </w:rPrChange>
              </w:rPr>
              <w:pPrChange w:id="104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1047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5D755B8E" w14:textId="77777777" w:rsidR="005326CA" w:rsidRPr="00E321AE" w:rsidRDefault="005326CA">
            <w:pPr>
              <w:jc w:val="center"/>
              <w:rPr>
                <w:ins w:id="1048" w:author="nohemi fabiola serrano aguilar" w:date="2026-10-24T01:05:00Z" w16du:dateUtc="2026-10-24T00:05:00Z"/>
                <w:b/>
                <w:bCs/>
                <w:sz w:val="20"/>
                <w:szCs w:val="20"/>
                <w:rPrChange w:id="1049" w:author="nohemi fabiola serrano aguilar" w:date="2026-10-24T01:15:00Z" w16du:dateUtc="2026-10-24T00:15:00Z">
                  <w:rPr>
                    <w:ins w:id="1050" w:author="nohemi fabiola serrano aguilar" w:date="2026-10-24T01:05:00Z" w16du:dateUtc="2026-10-24T00:05:00Z"/>
                    <w:lang w:val="es-MX"/>
                  </w:rPr>
                </w:rPrChange>
              </w:rPr>
              <w:pPrChange w:id="105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52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7A464314" w14:textId="77777777" w:rsidR="005326CA" w:rsidRPr="00E321AE" w:rsidRDefault="005326CA">
            <w:pPr>
              <w:jc w:val="center"/>
              <w:rPr>
                <w:ins w:id="1053" w:author="nohemi fabiola serrano aguilar" w:date="2026-10-24T01:05:00Z" w16du:dateUtc="2026-10-24T00:05:00Z"/>
                <w:b/>
                <w:bCs/>
                <w:sz w:val="20"/>
                <w:szCs w:val="20"/>
                <w:rPrChange w:id="1054" w:author="nohemi fabiola serrano aguilar" w:date="2026-10-24T01:15:00Z" w16du:dateUtc="2026-10-24T00:15:00Z">
                  <w:rPr>
                    <w:ins w:id="1055" w:author="nohemi fabiola serrano aguilar" w:date="2026-10-24T01:05:00Z" w16du:dateUtc="2026-10-24T00:05:00Z"/>
                    <w:lang w:val="es-MX"/>
                  </w:rPr>
                </w:rPrChange>
              </w:rPr>
              <w:pPrChange w:id="105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57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74885711" w14:textId="77777777" w:rsidR="005326CA" w:rsidRPr="00E321AE" w:rsidRDefault="005326CA">
            <w:pPr>
              <w:jc w:val="center"/>
              <w:rPr>
                <w:ins w:id="1058" w:author="nohemi fabiola serrano aguilar" w:date="2026-10-24T01:05:00Z" w16du:dateUtc="2026-10-24T00:05:00Z"/>
                <w:b/>
                <w:bCs/>
                <w:sz w:val="20"/>
                <w:szCs w:val="20"/>
                <w:rPrChange w:id="1059" w:author="nohemi fabiola serrano aguilar" w:date="2026-10-24T01:15:00Z" w16du:dateUtc="2026-10-24T00:15:00Z">
                  <w:rPr>
                    <w:ins w:id="1060" w:author="nohemi fabiola serrano aguilar" w:date="2026-10-24T01:05:00Z" w16du:dateUtc="2026-10-24T00:05:00Z"/>
                    <w:lang w:val="es-MX"/>
                  </w:rPr>
                </w:rPrChange>
              </w:rPr>
              <w:pPrChange w:id="1061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62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2D810A4F" w14:textId="77777777" w:rsidR="005326CA" w:rsidRPr="00E321AE" w:rsidRDefault="005326CA">
            <w:pPr>
              <w:jc w:val="center"/>
              <w:rPr>
                <w:ins w:id="1063" w:author="nohemi fabiola serrano aguilar" w:date="2026-10-24T01:05:00Z" w16du:dateUtc="2026-10-24T00:05:00Z"/>
                <w:b/>
                <w:bCs/>
                <w:sz w:val="20"/>
                <w:szCs w:val="20"/>
                <w:rPrChange w:id="1064" w:author="nohemi fabiola serrano aguilar" w:date="2026-10-24T01:15:00Z" w16du:dateUtc="2026-10-24T00:15:00Z">
                  <w:rPr>
                    <w:ins w:id="1065" w:author="nohemi fabiola serrano aguilar" w:date="2026-10-24T01:05:00Z" w16du:dateUtc="2026-10-24T00:05:00Z"/>
                    <w:lang w:val="es-MX"/>
                  </w:rPr>
                </w:rPrChange>
              </w:rPr>
              <w:pPrChange w:id="1066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67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7FC54BAE" w14:textId="77777777" w:rsidR="00E321AE" w:rsidRDefault="00E321AE" w:rsidP="00E321AE">
            <w:pPr>
              <w:jc w:val="center"/>
              <w:rPr>
                <w:ins w:id="1068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444C8973" w14:textId="77777777" w:rsidR="00E321AE" w:rsidRDefault="00E321AE" w:rsidP="00E321AE">
            <w:pPr>
              <w:jc w:val="center"/>
              <w:rPr>
                <w:ins w:id="1069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4A75382A" w14:textId="1E65D942" w:rsidR="005326CA" w:rsidRPr="00E321AE" w:rsidRDefault="00E321AE">
            <w:pPr>
              <w:jc w:val="center"/>
              <w:rPr>
                <w:ins w:id="1070" w:author="nohemi fabiola serrano aguilar" w:date="2026-10-24T01:05:00Z" w16du:dateUtc="2026-10-24T00:05:00Z"/>
                <w:b/>
                <w:bCs/>
                <w:sz w:val="20"/>
                <w:szCs w:val="20"/>
                <w:rPrChange w:id="1071" w:author="nohemi fabiola serrano aguilar" w:date="2026-10-24T01:15:00Z" w16du:dateUtc="2026-10-24T00:15:00Z">
                  <w:rPr>
                    <w:ins w:id="1072" w:author="nohemi fabiola serrano aguilar" w:date="2026-10-24T01:05:00Z" w16du:dateUtc="2026-10-24T00:05:00Z"/>
                    <w:lang w:val="es-MX"/>
                  </w:rPr>
                </w:rPrChange>
              </w:rPr>
              <w:pPrChange w:id="1073" w:author="nohemi fabiola serrano aguilar" w:date="2026-10-24T01:15:00Z" w16du:dateUtc="2026-10-24T00:15:00Z">
                <w:pPr>
                  <w:jc w:val="both"/>
                </w:pPr>
              </w:pPrChange>
            </w:pPr>
            <w:ins w:id="1074" w:author="nohemi fabiola serrano aguilar" w:date="2026-10-24T01:15:00Z" w16du:dateUtc="2026-10-24T00:15:00Z">
              <w:r w:rsidRPr="00E321AE">
                <w:rPr>
                  <w:b/>
                  <w:bCs/>
                  <w:sz w:val="20"/>
                  <w:szCs w:val="20"/>
                  <w:rPrChange w:id="1075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1076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0DF87755" w14:textId="77777777" w:rsidR="005326CA" w:rsidRPr="00E321AE" w:rsidRDefault="005326CA">
            <w:pPr>
              <w:jc w:val="center"/>
              <w:rPr>
                <w:ins w:id="1077" w:author="nohemi fabiola serrano aguilar" w:date="2026-10-24T01:05:00Z" w16du:dateUtc="2026-10-24T00:05:00Z"/>
                <w:b/>
                <w:bCs/>
                <w:sz w:val="20"/>
                <w:szCs w:val="20"/>
                <w:rPrChange w:id="1078" w:author="nohemi fabiola serrano aguilar" w:date="2026-10-24T01:15:00Z" w16du:dateUtc="2026-10-24T00:15:00Z">
                  <w:rPr>
                    <w:ins w:id="1079" w:author="nohemi fabiola serrano aguilar" w:date="2026-10-24T01:05:00Z" w16du:dateUtc="2026-10-24T00:05:00Z"/>
                    <w:lang w:val="es-MX"/>
                  </w:rPr>
                </w:rPrChange>
              </w:rPr>
              <w:pPrChange w:id="1080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81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006A3B7" w14:textId="77777777" w:rsidR="005326CA" w:rsidRPr="00E321AE" w:rsidRDefault="005326CA">
            <w:pPr>
              <w:jc w:val="center"/>
              <w:rPr>
                <w:ins w:id="1082" w:author="nohemi fabiola serrano aguilar" w:date="2026-10-24T01:05:00Z" w16du:dateUtc="2026-10-24T00:05:00Z"/>
                <w:b/>
                <w:bCs/>
                <w:sz w:val="20"/>
                <w:szCs w:val="20"/>
                <w:rPrChange w:id="1083" w:author="nohemi fabiola serrano aguilar" w:date="2026-10-24T01:15:00Z" w16du:dateUtc="2026-10-24T00:15:00Z">
                  <w:rPr>
                    <w:ins w:id="1084" w:author="nohemi fabiola serrano aguilar" w:date="2026-10-24T01:05:00Z" w16du:dateUtc="2026-10-24T00:05:00Z"/>
                    <w:lang w:val="es-MX"/>
                  </w:rPr>
                </w:rPrChange>
              </w:rPr>
              <w:pPrChange w:id="1085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086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69C360EB" w14:textId="2CCE8E78" w:rsidR="005326CA" w:rsidRPr="00E321AE" w:rsidRDefault="00E321AE">
            <w:pPr>
              <w:jc w:val="center"/>
              <w:rPr>
                <w:ins w:id="1087" w:author="nohemi fabiola serrano aguilar" w:date="2026-10-24T01:05:00Z" w16du:dateUtc="2026-10-24T00:05:00Z"/>
                <w:b/>
                <w:bCs/>
                <w:sz w:val="20"/>
                <w:szCs w:val="20"/>
                <w:rPrChange w:id="1088" w:author="nohemi fabiola serrano aguilar" w:date="2026-10-24T01:15:00Z" w16du:dateUtc="2026-10-24T00:15:00Z">
                  <w:rPr>
                    <w:ins w:id="1089" w:author="nohemi fabiola serrano aguilar" w:date="2026-10-24T01:05:00Z" w16du:dateUtc="2026-10-24T00:05:00Z"/>
                    <w:lang w:val="es-MX"/>
                  </w:rPr>
                </w:rPrChange>
              </w:rPr>
              <w:pPrChange w:id="1090" w:author="nohemi fabiola serrano aguilar" w:date="2026-10-24T01:10:00Z" w16du:dateUtc="2026-10-24T00:10:00Z">
                <w:pPr>
                  <w:jc w:val="both"/>
                </w:pPr>
              </w:pPrChange>
            </w:pPr>
            <w:ins w:id="1091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rPrChange w:id="1092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Optimized</w:t>
              </w:r>
            </w:ins>
            <w:ins w:id="1093" w:author="nohemi fabiola serrano aguilar" w:date="2026-10-24T01:13:00Z" w16du:dateUtc="2026-10-24T00:13:00Z">
              <w:r w:rsidRPr="00E321AE">
                <w:rPr>
                  <w:b/>
                  <w:bCs/>
                  <w:sz w:val="20"/>
                  <w:szCs w:val="20"/>
                  <w:rPrChange w:id="1094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 xml:space="preserve"> Silhouette Score, RSME and </w:t>
              </w:r>
            </w:ins>
            <w:ins w:id="1095" w:author="nohemi fabiola serrano aguilar" w:date="2026-10-24T01:12:00Z" w16du:dateUtc="2026-10-24T00:12:00Z">
              <w:r w:rsidR="005326CA" w:rsidRPr="00E321AE">
                <w:rPr>
                  <w:b/>
                  <w:bCs/>
                  <w:sz w:val="20"/>
                  <w:szCs w:val="20"/>
                  <w:rPrChange w:id="1096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ins w:id="1097" w:author="nohemi fabiola serrano aguilar" w:date="2026-10-24T01:13:00Z" w16du:dateUtc="2026-10-24T00:13:00Z">
              <w:r w:rsidRPr="00E321AE">
                <w:rPr>
                  <w:b/>
                  <w:bCs/>
                  <w:rPrChange w:id="1098" w:author="nohemi fabiola serrano aguilar" w:date="2026-10-24T01:15:00Z" w16du:dateUtc="2026-10-24T00:15:00Z">
                    <w:rPr>
                      <w:lang w:val="es-MX"/>
                    </w:rPr>
                  </w:rPrChange>
                </w:rPr>
                <w:t>R²</w:t>
              </w:r>
              <w:r w:rsidRPr="00E321AE">
                <w:rPr>
                  <w:b/>
                  <w:bCs/>
                  <w:rPrChange w:id="1099" w:author="nohemi fabiola serrano aguilar" w:date="2026-10-24T01:15:00Z" w16du:dateUtc="2026-10-24T00:15:00Z">
                    <w:rPr/>
                  </w:rPrChange>
                </w:rPr>
                <w:t xml:space="preserve"> metrics</w:t>
              </w:r>
            </w:ins>
          </w:p>
        </w:tc>
      </w:tr>
      <w:tr w:rsidR="005326CA" w:rsidRPr="00E321AE" w14:paraId="6C217D83" w14:textId="77777777" w:rsidTr="005326CA">
        <w:trPr>
          <w:ins w:id="1100" w:author="nohemi fabiola serrano aguilar" w:date="2026-10-24T01:05:00Z"/>
        </w:trPr>
        <w:tc>
          <w:tcPr>
            <w:tcW w:w="819" w:type="dxa"/>
            <w:tcPrChange w:id="1101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0BC6B7B3" w14:textId="5714AD10" w:rsidR="005326CA" w:rsidRPr="00E321AE" w:rsidRDefault="005326CA">
            <w:pPr>
              <w:jc w:val="center"/>
              <w:rPr>
                <w:ins w:id="1102" w:author="nohemi fabiola serrano aguilar" w:date="2026-10-24T01:05:00Z" w16du:dateUtc="2026-10-24T00:05:00Z"/>
                <w:b/>
                <w:bCs/>
                <w:sz w:val="20"/>
                <w:szCs w:val="20"/>
                <w:rPrChange w:id="1103" w:author="nohemi fabiola serrano aguilar" w:date="2026-10-24T01:15:00Z" w16du:dateUtc="2026-10-24T00:15:00Z">
                  <w:rPr>
                    <w:ins w:id="1104" w:author="nohemi fabiola serrano aguilar" w:date="2026-10-24T01:05:00Z" w16du:dateUtc="2026-10-24T00:05:00Z"/>
                    <w:lang w:val="es-MX"/>
                  </w:rPr>
                </w:rPrChange>
              </w:rPr>
              <w:pPrChange w:id="1105" w:author="nohemi fabiola serrano aguilar" w:date="2026-10-24T01:06:00Z" w16du:dateUtc="2026-10-24T00:06:00Z">
                <w:pPr>
                  <w:jc w:val="both"/>
                </w:pPr>
              </w:pPrChange>
            </w:pPr>
            <w:ins w:id="1106" w:author="nohemi fabiola serrano aguilar" w:date="2026-10-24T01:09:00Z" w16du:dateUtc="2026-10-24T00:09:00Z">
              <w:r w:rsidRPr="00E321AE">
                <w:rPr>
                  <w:b/>
                  <w:bCs/>
                  <w:sz w:val="20"/>
                  <w:szCs w:val="20"/>
                  <w:rPrChange w:id="1107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Phase 5. BI Dashboard Deployment</w:t>
              </w:r>
            </w:ins>
          </w:p>
        </w:tc>
        <w:tc>
          <w:tcPr>
            <w:tcW w:w="819" w:type="dxa"/>
            <w:tcPrChange w:id="1108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6182015A" w14:textId="77777777" w:rsidR="005326CA" w:rsidRPr="00E321AE" w:rsidRDefault="005326CA">
            <w:pPr>
              <w:jc w:val="center"/>
              <w:rPr>
                <w:ins w:id="1109" w:author="nohemi fabiola serrano aguilar" w:date="2026-10-24T01:05:00Z" w16du:dateUtc="2026-10-24T00:05:00Z"/>
                <w:b/>
                <w:bCs/>
                <w:sz w:val="20"/>
                <w:szCs w:val="20"/>
                <w:rPrChange w:id="1110" w:author="nohemi fabiola serrano aguilar" w:date="2026-10-24T01:15:00Z" w16du:dateUtc="2026-10-24T00:15:00Z">
                  <w:rPr>
                    <w:ins w:id="1111" w:author="nohemi fabiola serrano aguilar" w:date="2026-10-24T01:05:00Z" w16du:dateUtc="2026-10-24T00:05:00Z"/>
                    <w:lang w:val="es-MX"/>
                  </w:rPr>
                </w:rPrChange>
              </w:rPr>
              <w:pPrChange w:id="111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1113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537AC3CB" w14:textId="77777777" w:rsidR="005326CA" w:rsidRPr="00E321AE" w:rsidRDefault="005326CA">
            <w:pPr>
              <w:jc w:val="center"/>
              <w:rPr>
                <w:ins w:id="1114" w:author="nohemi fabiola serrano aguilar" w:date="2026-10-24T01:05:00Z" w16du:dateUtc="2026-10-24T00:05:00Z"/>
                <w:b/>
                <w:bCs/>
                <w:sz w:val="20"/>
                <w:szCs w:val="20"/>
                <w:rPrChange w:id="1115" w:author="nohemi fabiola serrano aguilar" w:date="2026-10-24T01:15:00Z" w16du:dateUtc="2026-10-24T00:15:00Z">
                  <w:rPr>
                    <w:ins w:id="1116" w:author="nohemi fabiola serrano aguilar" w:date="2026-10-24T01:05:00Z" w16du:dateUtc="2026-10-24T00:05:00Z"/>
                    <w:lang w:val="es-MX"/>
                  </w:rPr>
                </w:rPrChange>
              </w:rPr>
              <w:pPrChange w:id="111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1118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27B62461" w14:textId="77777777" w:rsidR="005326CA" w:rsidRPr="00E321AE" w:rsidRDefault="005326CA">
            <w:pPr>
              <w:jc w:val="center"/>
              <w:rPr>
                <w:ins w:id="1119" w:author="nohemi fabiola serrano aguilar" w:date="2026-10-24T01:05:00Z" w16du:dateUtc="2026-10-24T00:05:00Z"/>
                <w:b/>
                <w:bCs/>
                <w:sz w:val="20"/>
                <w:szCs w:val="20"/>
                <w:rPrChange w:id="1120" w:author="nohemi fabiola serrano aguilar" w:date="2026-10-24T01:15:00Z" w16du:dateUtc="2026-10-24T00:15:00Z">
                  <w:rPr>
                    <w:ins w:id="1121" w:author="nohemi fabiola serrano aguilar" w:date="2026-10-24T01:05:00Z" w16du:dateUtc="2026-10-24T00:05:00Z"/>
                    <w:lang w:val="es-MX"/>
                  </w:rPr>
                </w:rPrChange>
              </w:rPr>
              <w:pPrChange w:id="112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2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19E6AB8" w14:textId="77777777" w:rsidR="005326CA" w:rsidRPr="00E321AE" w:rsidRDefault="005326CA">
            <w:pPr>
              <w:jc w:val="center"/>
              <w:rPr>
                <w:ins w:id="1124" w:author="nohemi fabiola serrano aguilar" w:date="2026-10-24T01:05:00Z" w16du:dateUtc="2026-10-24T00:05:00Z"/>
                <w:b/>
                <w:bCs/>
                <w:sz w:val="20"/>
                <w:szCs w:val="20"/>
                <w:rPrChange w:id="1125" w:author="nohemi fabiola serrano aguilar" w:date="2026-10-24T01:15:00Z" w16du:dateUtc="2026-10-24T00:15:00Z">
                  <w:rPr>
                    <w:ins w:id="1126" w:author="nohemi fabiola serrano aguilar" w:date="2026-10-24T01:05:00Z" w16du:dateUtc="2026-10-24T00:05:00Z"/>
                    <w:lang w:val="es-MX"/>
                  </w:rPr>
                </w:rPrChange>
              </w:rPr>
              <w:pPrChange w:id="112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28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0570C148" w14:textId="77777777" w:rsidR="005326CA" w:rsidRPr="00E321AE" w:rsidRDefault="005326CA">
            <w:pPr>
              <w:jc w:val="center"/>
              <w:rPr>
                <w:ins w:id="1129" w:author="nohemi fabiola serrano aguilar" w:date="2026-10-24T01:05:00Z" w16du:dateUtc="2026-10-24T00:05:00Z"/>
                <w:b/>
                <w:bCs/>
                <w:sz w:val="20"/>
                <w:szCs w:val="20"/>
                <w:rPrChange w:id="1130" w:author="nohemi fabiola serrano aguilar" w:date="2026-10-24T01:15:00Z" w16du:dateUtc="2026-10-24T00:15:00Z">
                  <w:rPr>
                    <w:ins w:id="1131" w:author="nohemi fabiola serrano aguilar" w:date="2026-10-24T01:05:00Z" w16du:dateUtc="2026-10-24T00:05:00Z"/>
                    <w:lang w:val="es-MX"/>
                  </w:rPr>
                </w:rPrChange>
              </w:rPr>
              <w:pPrChange w:id="113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3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51B38F9E" w14:textId="77777777" w:rsidR="005326CA" w:rsidRPr="00E321AE" w:rsidRDefault="005326CA">
            <w:pPr>
              <w:jc w:val="center"/>
              <w:rPr>
                <w:ins w:id="1134" w:author="nohemi fabiola serrano aguilar" w:date="2026-10-24T01:05:00Z" w16du:dateUtc="2026-10-24T00:05:00Z"/>
                <w:b/>
                <w:bCs/>
                <w:sz w:val="20"/>
                <w:szCs w:val="20"/>
                <w:rPrChange w:id="1135" w:author="nohemi fabiola serrano aguilar" w:date="2026-10-24T01:15:00Z" w16du:dateUtc="2026-10-24T00:15:00Z">
                  <w:rPr>
                    <w:ins w:id="1136" w:author="nohemi fabiola serrano aguilar" w:date="2026-10-24T01:05:00Z" w16du:dateUtc="2026-10-24T00:05:00Z"/>
                    <w:lang w:val="es-MX"/>
                  </w:rPr>
                </w:rPrChange>
              </w:rPr>
              <w:pPrChange w:id="113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38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70997D88" w14:textId="77777777" w:rsidR="005326CA" w:rsidRPr="00E321AE" w:rsidRDefault="005326CA">
            <w:pPr>
              <w:jc w:val="center"/>
              <w:rPr>
                <w:ins w:id="1139" w:author="nohemi fabiola serrano aguilar" w:date="2026-10-24T01:05:00Z" w16du:dateUtc="2026-10-24T00:05:00Z"/>
                <w:b/>
                <w:bCs/>
                <w:sz w:val="20"/>
                <w:szCs w:val="20"/>
                <w:rPrChange w:id="1140" w:author="nohemi fabiola serrano aguilar" w:date="2026-10-24T01:15:00Z" w16du:dateUtc="2026-10-24T00:15:00Z">
                  <w:rPr>
                    <w:ins w:id="1141" w:author="nohemi fabiola serrano aguilar" w:date="2026-10-24T01:05:00Z" w16du:dateUtc="2026-10-24T00:05:00Z"/>
                    <w:lang w:val="es-MX"/>
                  </w:rPr>
                </w:rPrChange>
              </w:rPr>
              <w:pPrChange w:id="114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4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46E4E2E0" w14:textId="77777777" w:rsidR="00E321AE" w:rsidRDefault="00E321AE" w:rsidP="00E321AE">
            <w:pPr>
              <w:jc w:val="center"/>
              <w:rPr>
                <w:ins w:id="1144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4B71C224" w14:textId="59F5D478" w:rsidR="005326CA" w:rsidRPr="00E321AE" w:rsidRDefault="00E321AE">
            <w:pPr>
              <w:jc w:val="center"/>
              <w:rPr>
                <w:ins w:id="1145" w:author="nohemi fabiola serrano aguilar" w:date="2026-10-24T01:05:00Z" w16du:dateUtc="2026-10-24T00:05:00Z"/>
                <w:b/>
                <w:bCs/>
                <w:sz w:val="20"/>
                <w:szCs w:val="20"/>
                <w:rPrChange w:id="1146" w:author="nohemi fabiola serrano aguilar" w:date="2026-10-24T01:15:00Z" w16du:dateUtc="2026-10-24T00:15:00Z">
                  <w:rPr>
                    <w:ins w:id="1147" w:author="nohemi fabiola serrano aguilar" w:date="2026-10-24T01:05:00Z" w16du:dateUtc="2026-10-24T00:05:00Z"/>
                    <w:lang w:val="es-MX"/>
                  </w:rPr>
                </w:rPrChange>
              </w:rPr>
              <w:pPrChange w:id="1148" w:author="nohemi fabiola serrano aguilar" w:date="2026-10-24T01:15:00Z" w16du:dateUtc="2026-10-24T00:15:00Z">
                <w:pPr>
                  <w:jc w:val="both"/>
                </w:pPr>
              </w:pPrChange>
            </w:pPr>
            <w:ins w:id="1149" w:author="nohemi fabiola serrano aguilar" w:date="2026-10-24T01:15:00Z" w16du:dateUtc="2026-10-24T00:15:00Z">
              <w:r w:rsidRPr="00E321AE">
                <w:rPr>
                  <w:b/>
                  <w:bCs/>
                  <w:sz w:val="20"/>
                  <w:szCs w:val="20"/>
                  <w:rPrChange w:id="1150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1151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6631C31B" w14:textId="77777777" w:rsidR="005326CA" w:rsidRPr="00E321AE" w:rsidRDefault="005326CA">
            <w:pPr>
              <w:jc w:val="center"/>
              <w:rPr>
                <w:ins w:id="1152" w:author="nohemi fabiola serrano aguilar" w:date="2026-10-24T01:05:00Z" w16du:dateUtc="2026-10-24T00:05:00Z"/>
                <w:b/>
                <w:bCs/>
                <w:sz w:val="20"/>
                <w:szCs w:val="20"/>
                <w:rPrChange w:id="1153" w:author="nohemi fabiola serrano aguilar" w:date="2026-10-24T01:15:00Z" w16du:dateUtc="2026-10-24T00:15:00Z">
                  <w:rPr>
                    <w:ins w:id="1154" w:author="nohemi fabiola serrano aguilar" w:date="2026-10-24T01:05:00Z" w16du:dateUtc="2026-10-24T00:05:00Z"/>
                    <w:lang w:val="es-MX"/>
                  </w:rPr>
                </w:rPrChange>
              </w:rPr>
              <w:pPrChange w:id="1155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56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1E16CF75" w14:textId="6D3F3A29" w:rsidR="005326CA" w:rsidRPr="00E321AE" w:rsidRDefault="00E321AE">
            <w:pPr>
              <w:jc w:val="center"/>
              <w:rPr>
                <w:ins w:id="1157" w:author="nohemi fabiola serrano aguilar" w:date="2026-10-24T01:05:00Z" w16du:dateUtc="2026-10-24T00:05:00Z"/>
                <w:b/>
                <w:bCs/>
                <w:sz w:val="20"/>
                <w:szCs w:val="20"/>
                <w:rPrChange w:id="1158" w:author="nohemi fabiola serrano aguilar" w:date="2026-10-24T01:15:00Z" w16du:dateUtc="2026-10-24T00:15:00Z">
                  <w:rPr>
                    <w:ins w:id="1159" w:author="nohemi fabiola serrano aguilar" w:date="2026-10-24T01:05:00Z" w16du:dateUtc="2026-10-24T00:05:00Z"/>
                    <w:lang w:val="es-MX"/>
                  </w:rPr>
                </w:rPrChange>
              </w:rPr>
              <w:pPrChange w:id="1160" w:author="nohemi fabiola serrano aguilar" w:date="2026-10-24T01:10:00Z" w16du:dateUtc="2026-10-24T00:10:00Z">
                <w:pPr>
                  <w:jc w:val="both"/>
                </w:pPr>
              </w:pPrChange>
            </w:pPr>
            <w:ins w:id="1161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rPrChange w:id="1162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Power BI Interactive Dashboard</w:t>
              </w:r>
            </w:ins>
          </w:p>
        </w:tc>
      </w:tr>
      <w:tr w:rsidR="005326CA" w:rsidRPr="00E321AE" w14:paraId="6B6024F6" w14:textId="77777777" w:rsidTr="005326CA">
        <w:trPr>
          <w:ins w:id="1163" w:author="nohemi fabiola serrano aguilar" w:date="2026-10-24T01:05:00Z"/>
        </w:trPr>
        <w:tc>
          <w:tcPr>
            <w:tcW w:w="819" w:type="dxa"/>
            <w:tcPrChange w:id="1164" w:author="nohemi fabiola serrano aguilar" w:date="2026-10-24T01:06:00Z" w16du:dateUtc="2026-10-24T00:06:00Z">
              <w:tcPr>
                <w:tcW w:w="819" w:type="dxa"/>
              </w:tcPr>
            </w:tcPrChange>
          </w:tcPr>
          <w:p w14:paraId="5BD90BC4" w14:textId="15F1C006" w:rsidR="005326CA" w:rsidRPr="00E321AE" w:rsidRDefault="005326CA">
            <w:pPr>
              <w:jc w:val="center"/>
              <w:rPr>
                <w:ins w:id="1165" w:author="nohemi fabiola serrano aguilar" w:date="2026-10-24T01:05:00Z" w16du:dateUtc="2026-10-24T00:05:00Z"/>
                <w:b/>
                <w:bCs/>
                <w:sz w:val="20"/>
                <w:szCs w:val="20"/>
                <w:rPrChange w:id="1166" w:author="nohemi fabiola serrano aguilar" w:date="2026-10-24T01:15:00Z" w16du:dateUtc="2026-10-24T00:15:00Z">
                  <w:rPr>
                    <w:ins w:id="1167" w:author="nohemi fabiola serrano aguilar" w:date="2026-10-24T01:05:00Z" w16du:dateUtc="2026-10-24T00:05:00Z"/>
                    <w:lang w:val="es-MX"/>
                  </w:rPr>
                </w:rPrChange>
              </w:rPr>
              <w:pPrChange w:id="1168" w:author="nohemi fabiola serrano aguilar" w:date="2026-10-24T01:06:00Z" w16du:dateUtc="2026-10-24T00:06:00Z">
                <w:pPr>
                  <w:jc w:val="both"/>
                </w:pPr>
              </w:pPrChange>
            </w:pPr>
            <w:ins w:id="1169" w:author="nohemi fabiola serrano aguilar" w:date="2026-10-24T01:09:00Z" w16du:dateUtc="2026-10-24T00:09:00Z">
              <w:r w:rsidRPr="00E321AE">
                <w:rPr>
                  <w:b/>
                  <w:bCs/>
                  <w:sz w:val="20"/>
                  <w:szCs w:val="20"/>
                  <w:rPrChange w:id="1170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Phase 6. Final Reporting and De</w:t>
              </w:r>
            </w:ins>
            <w:ins w:id="1171" w:author="nohemi fabiola serrano aguilar" w:date="2026-10-24T01:10:00Z" w16du:dateUtc="2026-10-24T00:10:00Z">
              <w:r w:rsidRPr="00E321AE">
                <w:rPr>
                  <w:b/>
                  <w:bCs/>
                  <w:sz w:val="20"/>
                  <w:szCs w:val="20"/>
                  <w:rPrChange w:id="1172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fense</w:t>
              </w:r>
            </w:ins>
          </w:p>
        </w:tc>
        <w:tc>
          <w:tcPr>
            <w:tcW w:w="819" w:type="dxa"/>
            <w:tcPrChange w:id="1173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30A53DBD" w14:textId="77777777" w:rsidR="005326CA" w:rsidRPr="00E321AE" w:rsidRDefault="005326CA">
            <w:pPr>
              <w:jc w:val="center"/>
              <w:rPr>
                <w:ins w:id="1174" w:author="nohemi fabiola serrano aguilar" w:date="2026-10-24T01:05:00Z" w16du:dateUtc="2026-10-24T00:05:00Z"/>
                <w:b/>
                <w:bCs/>
                <w:sz w:val="20"/>
                <w:szCs w:val="20"/>
                <w:rPrChange w:id="1175" w:author="nohemi fabiola serrano aguilar" w:date="2026-10-24T01:15:00Z" w16du:dateUtc="2026-10-24T00:15:00Z">
                  <w:rPr>
                    <w:ins w:id="1176" w:author="nohemi fabiola serrano aguilar" w:date="2026-10-24T01:05:00Z" w16du:dateUtc="2026-10-24T00:05:00Z"/>
                    <w:lang w:val="es-MX"/>
                  </w:rPr>
                </w:rPrChange>
              </w:rPr>
              <w:pPrChange w:id="117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1178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4E3E45D7" w14:textId="77777777" w:rsidR="005326CA" w:rsidRPr="00E321AE" w:rsidRDefault="005326CA">
            <w:pPr>
              <w:jc w:val="center"/>
              <w:rPr>
                <w:ins w:id="1179" w:author="nohemi fabiola serrano aguilar" w:date="2026-10-24T01:05:00Z" w16du:dateUtc="2026-10-24T00:05:00Z"/>
                <w:b/>
                <w:bCs/>
                <w:sz w:val="20"/>
                <w:szCs w:val="20"/>
                <w:rPrChange w:id="1180" w:author="nohemi fabiola serrano aguilar" w:date="2026-10-24T01:15:00Z" w16du:dateUtc="2026-10-24T00:15:00Z">
                  <w:rPr>
                    <w:ins w:id="1181" w:author="nohemi fabiola serrano aguilar" w:date="2026-10-24T01:05:00Z" w16du:dateUtc="2026-10-24T00:05:00Z"/>
                    <w:lang w:val="es-MX"/>
                  </w:rPr>
                </w:rPrChange>
              </w:rPr>
              <w:pPrChange w:id="118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19" w:type="dxa"/>
            <w:tcPrChange w:id="1183" w:author="nohemi fabiola serrano aguilar" w:date="2026-10-24T01:06:00Z" w16du:dateUtc="2026-10-24T00:06:00Z">
              <w:tcPr>
                <w:tcW w:w="819" w:type="dxa"/>
                <w:gridSpan w:val="2"/>
              </w:tcPr>
            </w:tcPrChange>
          </w:tcPr>
          <w:p w14:paraId="460A1C33" w14:textId="77777777" w:rsidR="005326CA" w:rsidRPr="00E321AE" w:rsidRDefault="005326CA">
            <w:pPr>
              <w:jc w:val="center"/>
              <w:rPr>
                <w:ins w:id="1184" w:author="nohemi fabiola serrano aguilar" w:date="2026-10-24T01:05:00Z" w16du:dateUtc="2026-10-24T00:05:00Z"/>
                <w:b/>
                <w:bCs/>
                <w:sz w:val="20"/>
                <w:szCs w:val="20"/>
                <w:rPrChange w:id="1185" w:author="nohemi fabiola serrano aguilar" w:date="2026-10-24T01:15:00Z" w16du:dateUtc="2026-10-24T00:15:00Z">
                  <w:rPr>
                    <w:ins w:id="1186" w:author="nohemi fabiola serrano aguilar" w:date="2026-10-24T01:05:00Z" w16du:dateUtc="2026-10-24T00:05:00Z"/>
                    <w:lang w:val="es-MX"/>
                  </w:rPr>
                </w:rPrChange>
              </w:rPr>
              <w:pPrChange w:id="118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88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0CE8BB3B" w14:textId="77777777" w:rsidR="005326CA" w:rsidRPr="00E321AE" w:rsidRDefault="005326CA">
            <w:pPr>
              <w:jc w:val="center"/>
              <w:rPr>
                <w:ins w:id="1189" w:author="nohemi fabiola serrano aguilar" w:date="2026-10-24T01:05:00Z" w16du:dateUtc="2026-10-24T00:05:00Z"/>
                <w:b/>
                <w:bCs/>
                <w:sz w:val="20"/>
                <w:szCs w:val="20"/>
                <w:rPrChange w:id="1190" w:author="nohemi fabiola serrano aguilar" w:date="2026-10-24T01:15:00Z" w16du:dateUtc="2026-10-24T00:15:00Z">
                  <w:rPr>
                    <w:ins w:id="1191" w:author="nohemi fabiola serrano aguilar" w:date="2026-10-24T01:05:00Z" w16du:dateUtc="2026-10-24T00:05:00Z"/>
                    <w:lang w:val="es-MX"/>
                  </w:rPr>
                </w:rPrChange>
              </w:rPr>
              <w:pPrChange w:id="119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93" w:author="nohemi fabiola serrano aguilar" w:date="2026-10-24T01:06:00Z" w16du:dateUtc="2026-10-24T00:06:00Z">
              <w:tcPr>
                <w:tcW w:w="820" w:type="dxa"/>
                <w:gridSpan w:val="3"/>
              </w:tcPr>
            </w:tcPrChange>
          </w:tcPr>
          <w:p w14:paraId="57636CB9" w14:textId="77777777" w:rsidR="005326CA" w:rsidRPr="00E321AE" w:rsidRDefault="005326CA">
            <w:pPr>
              <w:jc w:val="center"/>
              <w:rPr>
                <w:ins w:id="1194" w:author="nohemi fabiola serrano aguilar" w:date="2026-10-24T01:05:00Z" w16du:dateUtc="2026-10-24T00:05:00Z"/>
                <w:b/>
                <w:bCs/>
                <w:sz w:val="20"/>
                <w:szCs w:val="20"/>
                <w:rPrChange w:id="1195" w:author="nohemi fabiola serrano aguilar" w:date="2026-10-24T01:15:00Z" w16du:dateUtc="2026-10-24T00:15:00Z">
                  <w:rPr>
                    <w:ins w:id="1196" w:author="nohemi fabiola serrano aguilar" w:date="2026-10-24T01:05:00Z" w16du:dateUtc="2026-10-24T00:05:00Z"/>
                    <w:lang w:val="es-MX"/>
                  </w:rPr>
                </w:rPrChange>
              </w:rPr>
              <w:pPrChange w:id="119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198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C4EC815" w14:textId="77777777" w:rsidR="005326CA" w:rsidRPr="00E321AE" w:rsidRDefault="005326CA">
            <w:pPr>
              <w:jc w:val="center"/>
              <w:rPr>
                <w:ins w:id="1199" w:author="nohemi fabiola serrano aguilar" w:date="2026-10-24T01:05:00Z" w16du:dateUtc="2026-10-24T00:05:00Z"/>
                <w:b/>
                <w:bCs/>
                <w:sz w:val="20"/>
                <w:szCs w:val="20"/>
                <w:rPrChange w:id="1200" w:author="nohemi fabiola serrano aguilar" w:date="2026-10-24T01:15:00Z" w16du:dateUtc="2026-10-24T00:15:00Z">
                  <w:rPr>
                    <w:ins w:id="1201" w:author="nohemi fabiola serrano aguilar" w:date="2026-10-24T01:05:00Z" w16du:dateUtc="2026-10-24T00:05:00Z"/>
                    <w:lang w:val="es-MX"/>
                  </w:rPr>
                </w:rPrChange>
              </w:rPr>
              <w:pPrChange w:id="120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20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155E7D10" w14:textId="77777777" w:rsidR="005326CA" w:rsidRPr="00E321AE" w:rsidRDefault="005326CA">
            <w:pPr>
              <w:jc w:val="center"/>
              <w:rPr>
                <w:ins w:id="1204" w:author="nohemi fabiola serrano aguilar" w:date="2026-10-24T01:05:00Z" w16du:dateUtc="2026-10-24T00:05:00Z"/>
                <w:b/>
                <w:bCs/>
                <w:sz w:val="20"/>
                <w:szCs w:val="20"/>
                <w:rPrChange w:id="1205" w:author="nohemi fabiola serrano aguilar" w:date="2026-10-24T01:15:00Z" w16du:dateUtc="2026-10-24T00:15:00Z">
                  <w:rPr>
                    <w:ins w:id="1206" w:author="nohemi fabiola serrano aguilar" w:date="2026-10-24T01:05:00Z" w16du:dateUtc="2026-10-24T00:05:00Z"/>
                    <w:lang w:val="es-MX"/>
                  </w:rPr>
                </w:rPrChange>
              </w:rPr>
              <w:pPrChange w:id="1207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208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64F08176" w14:textId="77777777" w:rsidR="005326CA" w:rsidRPr="00E321AE" w:rsidRDefault="005326CA">
            <w:pPr>
              <w:jc w:val="center"/>
              <w:rPr>
                <w:ins w:id="1209" w:author="nohemi fabiola serrano aguilar" w:date="2026-10-24T01:05:00Z" w16du:dateUtc="2026-10-24T00:05:00Z"/>
                <w:b/>
                <w:bCs/>
                <w:sz w:val="20"/>
                <w:szCs w:val="20"/>
                <w:rPrChange w:id="1210" w:author="nohemi fabiola serrano aguilar" w:date="2026-10-24T01:15:00Z" w16du:dateUtc="2026-10-24T00:15:00Z">
                  <w:rPr>
                    <w:ins w:id="1211" w:author="nohemi fabiola serrano aguilar" w:date="2026-10-24T01:05:00Z" w16du:dateUtc="2026-10-24T00:05:00Z"/>
                    <w:lang w:val="es-MX"/>
                  </w:rPr>
                </w:rPrChange>
              </w:rPr>
              <w:pPrChange w:id="1212" w:author="nohemi fabiola serrano aguilar" w:date="2026-10-24T01:15:00Z" w16du:dateUtc="2026-10-24T00:15:00Z">
                <w:pPr>
                  <w:jc w:val="both"/>
                </w:pPr>
              </w:pPrChange>
            </w:pPr>
          </w:p>
        </w:tc>
        <w:tc>
          <w:tcPr>
            <w:tcW w:w="820" w:type="dxa"/>
            <w:tcPrChange w:id="1213" w:author="nohemi fabiola serrano aguilar" w:date="2026-10-24T01:06:00Z" w16du:dateUtc="2026-10-24T00:06:00Z">
              <w:tcPr>
                <w:tcW w:w="820" w:type="dxa"/>
                <w:gridSpan w:val="2"/>
              </w:tcPr>
            </w:tcPrChange>
          </w:tcPr>
          <w:p w14:paraId="3BF32140" w14:textId="77777777" w:rsidR="00E321AE" w:rsidRDefault="00E321AE" w:rsidP="00E321AE">
            <w:pPr>
              <w:jc w:val="center"/>
              <w:rPr>
                <w:ins w:id="1214" w:author="nohemi fabiola serrano aguilar" w:date="2026-10-24T01:15:00Z" w16du:dateUtc="2026-10-24T00:15:00Z"/>
                <w:b/>
                <w:bCs/>
                <w:sz w:val="20"/>
                <w:szCs w:val="20"/>
              </w:rPr>
            </w:pPr>
          </w:p>
          <w:p w14:paraId="79A383F9" w14:textId="029C2990" w:rsidR="005326CA" w:rsidRPr="00E321AE" w:rsidRDefault="00E321AE">
            <w:pPr>
              <w:jc w:val="center"/>
              <w:rPr>
                <w:ins w:id="1215" w:author="nohemi fabiola serrano aguilar" w:date="2026-10-24T01:05:00Z" w16du:dateUtc="2026-10-24T00:05:00Z"/>
                <w:b/>
                <w:bCs/>
                <w:sz w:val="20"/>
                <w:szCs w:val="20"/>
                <w:rPrChange w:id="1216" w:author="nohemi fabiola serrano aguilar" w:date="2026-10-24T01:15:00Z" w16du:dateUtc="2026-10-24T00:15:00Z">
                  <w:rPr>
                    <w:ins w:id="1217" w:author="nohemi fabiola serrano aguilar" w:date="2026-10-24T01:05:00Z" w16du:dateUtc="2026-10-24T00:05:00Z"/>
                    <w:lang w:val="es-MX"/>
                  </w:rPr>
                </w:rPrChange>
              </w:rPr>
              <w:pPrChange w:id="1218" w:author="nohemi fabiola serrano aguilar" w:date="2026-10-24T01:15:00Z" w16du:dateUtc="2026-10-24T00:15:00Z">
                <w:pPr>
                  <w:jc w:val="both"/>
                </w:pPr>
              </w:pPrChange>
            </w:pPr>
            <w:ins w:id="1219" w:author="nohemi fabiola serrano aguilar" w:date="2026-10-24T01:15:00Z" w16du:dateUtc="2026-10-24T00:15:00Z">
              <w:r w:rsidRPr="00E321AE">
                <w:rPr>
                  <w:b/>
                  <w:bCs/>
                  <w:sz w:val="20"/>
                  <w:szCs w:val="20"/>
                  <w:rPrChange w:id="1220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X</w:t>
              </w:r>
            </w:ins>
          </w:p>
        </w:tc>
        <w:tc>
          <w:tcPr>
            <w:tcW w:w="820" w:type="dxa"/>
            <w:tcPrChange w:id="1221" w:author="nohemi fabiola serrano aguilar" w:date="2026-10-24T01:06:00Z" w16du:dateUtc="2026-10-24T00:06:00Z">
              <w:tcPr>
                <w:tcW w:w="820" w:type="dxa"/>
              </w:tcPr>
            </w:tcPrChange>
          </w:tcPr>
          <w:p w14:paraId="110AEE2E" w14:textId="198D2129" w:rsidR="005326CA" w:rsidRPr="00E321AE" w:rsidRDefault="00E321AE">
            <w:pPr>
              <w:jc w:val="center"/>
              <w:rPr>
                <w:ins w:id="1222" w:author="nohemi fabiola serrano aguilar" w:date="2026-10-24T01:05:00Z" w16du:dateUtc="2026-10-24T00:05:00Z"/>
                <w:b/>
                <w:bCs/>
                <w:sz w:val="20"/>
                <w:szCs w:val="20"/>
                <w:rPrChange w:id="1223" w:author="nohemi fabiola serrano aguilar" w:date="2026-10-24T01:15:00Z" w16du:dateUtc="2026-10-24T00:15:00Z">
                  <w:rPr>
                    <w:ins w:id="1224" w:author="nohemi fabiola serrano aguilar" w:date="2026-10-24T01:05:00Z" w16du:dateUtc="2026-10-24T00:05:00Z"/>
                    <w:lang w:val="es-MX"/>
                  </w:rPr>
                </w:rPrChange>
              </w:rPr>
              <w:pPrChange w:id="1225" w:author="nohemi fabiola serrano aguilar" w:date="2026-10-24T01:10:00Z" w16du:dateUtc="2026-10-24T00:10:00Z">
                <w:pPr>
                  <w:jc w:val="both"/>
                </w:pPr>
              </w:pPrChange>
            </w:pPr>
            <w:ins w:id="1226" w:author="nohemi fabiola serrano aguilar" w:date="2026-10-24T01:14:00Z" w16du:dateUtc="2026-10-24T00:14:00Z">
              <w:r w:rsidRPr="00E321AE">
                <w:rPr>
                  <w:b/>
                  <w:bCs/>
                  <w:sz w:val="20"/>
                  <w:szCs w:val="20"/>
                  <w:rPrChange w:id="1227" w:author="nohemi fabiola serrano aguilar" w:date="2026-10-24T01:15:00Z" w16du:dateUtc="2026-10-24T00:15:00Z">
                    <w:rPr>
                      <w:sz w:val="20"/>
                      <w:szCs w:val="20"/>
                    </w:rPr>
                  </w:rPrChange>
                </w:rPr>
                <w:t>Final Thesis and Capstone</w:t>
              </w:r>
            </w:ins>
          </w:p>
        </w:tc>
      </w:tr>
    </w:tbl>
    <w:p w14:paraId="3A5CA780" w14:textId="77777777" w:rsidR="001C47D1" w:rsidRDefault="001C47D1" w:rsidP="001C47D1">
      <w:pPr>
        <w:jc w:val="both"/>
        <w:rPr>
          <w:ins w:id="1228" w:author="nohemi fabiola serrano aguilar" w:date="2026-10-24T01:18:00Z" w16du:dateUtc="2026-10-24T00:18:00Z"/>
        </w:rPr>
      </w:pPr>
    </w:p>
    <w:p w14:paraId="23138C68" w14:textId="77777777" w:rsidR="00E321AE" w:rsidRDefault="00E321AE" w:rsidP="001C47D1">
      <w:pPr>
        <w:jc w:val="both"/>
        <w:rPr>
          <w:ins w:id="1229" w:author="nohemi fabiola serrano aguilar" w:date="2026-10-24T01:18:00Z" w16du:dateUtc="2026-10-24T00:18:00Z"/>
        </w:rPr>
      </w:pPr>
    </w:p>
    <w:p w14:paraId="000F1C0F" w14:textId="04090C5D" w:rsidR="00E321AE" w:rsidRDefault="00E321AE" w:rsidP="00E321AE">
      <w:pPr>
        <w:pStyle w:val="ListParagraph"/>
        <w:numPr>
          <w:ilvl w:val="0"/>
          <w:numId w:val="34"/>
        </w:numPr>
        <w:jc w:val="both"/>
        <w:rPr>
          <w:ins w:id="1230" w:author="nohemi fabiola serrano aguilar" w:date="2026-10-24T01:18:00Z" w16du:dateUtc="2026-10-24T00:18:00Z"/>
        </w:rPr>
      </w:pPr>
      <w:ins w:id="1231" w:author="nohemi fabiola serrano aguilar" w:date="2026-10-24T01:18:00Z" w16du:dateUtc="2026-10-24T00:18:00Z">
        <w:r>
          <w:t>Consideraciones Eticas y Legales.</w:t>
        </w:r>
      </w:ins>
    </w:p>
    <w:p w14:paraId="403F5C61" w14:textId="77777777" w:rsidR="00E321AE" w:rsidRDefault="00E321AE" w:rsidP="00E321AE">
      <w:pPr>
        <w:jc w:val="both"/>
        <w:rPr>
          <w:ins w:id="1232" w:author="nohemi fabiola serrano aguilar" w:date="2026-10-24T01:19:00Z" w16du:dateUtc="2026-10-24T00:19:00Z"/>
        </w:rPr>
      </w:pPr>
    </w:p>
    <w:p w14:paraId="09E2B4ED" w14:textId="3090C198" w:rsidR="004616E5" w:rsidRDefault="00E321AE">
      <w:pPr>
        <w:jc w:val="both"/>
        <w:rPr>
          <w:ins w:id="1233" w:author="nohemi fabiola serrano aguilar" w:date="2026-10-24T02:03:00Z" w16du:dateUtc="2026-10-24T01:03:00Z"/>
          <w:lang w:val="es-MX"/>
        </w:rPr>
      </w:pPr>
      <w:ins w:id="1234" w:author="nohemi fabiola serrano aguilar" w:date="2026-10-24T01:19:00Z" w16du:dateUtc="2026-10-24T00:19:00Z">
        <w:r w:rsidRPr="00E321AE">
          <w:rPr>
            <w:lang w:val="es-MX"/>
            <w:rPrChange w:id="1235" w:author="nohemi fabiola serrano aguilar" w:date="2026-10-24T01:19:00Z" w16du:dateUtc="2026-10-24T00:19:00Z">
              <w:rPr/>
            </w:rPrChange>
          </w:rPr>
          <w:t>El cumplimiento Etico se mantiene estri</w:t>
        </w:r>
        <w:r>
          <w:rPr>
            <w:lang w:val="es-MX"/>
          </w:rPr>
          <w:t>ctamente ya que el conjunto de datos publicos contiene metricas administrativas sin informacion de Identificacion Personal (PII)</w:t>
        </w:r>
      </w:ins>
      <w:ins w:id="1236" w:author="nohemi fabiola serrano aguilar" w:date="2026-10-24T01:20:00Z" w16du:dateUtc="2026-10-24T00:20:00Z">
        <w:r>
          <w:rPr>
            <w:lang w:val="es-MX"/>
          </w:rPr>
          <w:t xml:space="preserve"> o hisotriales clinicos confidenciales de pacientes individuales. Existen cero riesgos con respecto a violacion de datos personales o infracciones de los marcos de privacidad. El acceso legal </w:t>
        </w:r>
      </w:ins>
      <w:ins w:id="1237" w:author="nohemi fabiola serrano aguilar" w:date="2026-10-24T01:21:00Z" w16du:dateUtc="2026-10-24T00:21:00Z">
        <w:r>
          <w:rPr>
            <w:lang w:val="es-MX"/>
          </w:rPr>
          <w:t>esta otorgado bajo licencias de datos abiertos. Todas las Metodologias, Marcos y literatura utilizados  a lo largo del proyecto se documentan sistematicamente bajo el estilo de referencia</w:t>
        </w:r>
      </w:ins>
      <w:ins w:id="1238" w:author="nohemi fabiola serrano aguilar" w:date="2026-10-24T01:22:00Z" w16du:dateUtc="2026-10-24T00:22:00Z">
        <w:r>
          <w:rPr>
            <w:lang w:val="es-MX"/>
          </w:rPr>
          <w:t xml:space="preserve"> Harvard.</w:t>
        </w:r>
      </w:ins>
    </w:p>
    <w:p w14:paraId="1E4822E4" w14:textId="77777777" w:rsidR="00814CE3" w:rsidRDefault="00814CE3">
      <w:pPr>
        <w:jc w:val="both"/>
        <w:rPr>
          <w:ins w:id="1239" w:author="nohemi fabiola serrano aguilar" w:date="2026-10-24T02:03:00Z" w16du:dateUtc="2026-10-24T01:03:00Z"/>
          <w:lang w:val="es-MX"/>
        </w:rPr>
      </w:pPr>
    </w:p>
    <w:p w14:paraId="58C0F820" w14:textId="77777777" w:rsidR="00814CE3" w:rsidRDefault="00814CE3">
      <w:pPr>
        <w:jc w:val="both"/>
        <w:rPr>
          <w:ins w:id="1240" w:author="nohemi fabiola serrano aguilar" w:date="2026-10-24T02:03:00Z" w16du:dateUtc="2026-10-24T01:03:00Z"/>
          <w:lang w:val="es-MX"/>
        </w:rPr>
      </w:pPr>
    </w:p>
    <w:p w14:paraId="3CBA5A40" w14:textId="77777777" w:rsidR="00814CE3" w:rsidRPr="00E321AE" w:rsidRDefault="00814CE3">
      <w:pPr>
        <w:jc w:val="both"/>
        <w:rPr>
          <w:lang w:val="es-MX"/>
          <w:rPrChange w:id="1241" w:author="nohemi fabiola serrano aguilar" w:date="2026-10-24T01:19:00Z" w16du:dateUtc="2026-10-24T00:19:00Z">
            <w:rPr>
              <w:rFonts w:eastAsia="Times New Roman"/>
            </w:rPr>
          </w:rPrChange>
        </w:rPr>
        <w:pPrChange w:id="1242" w:author="nohemi fabiola serrano aguilar" w:date="2026-10-22T10:02:00Z" w16du:dateUtc="2026-10-22T09:02:00Z">
          <w:pPr>
            <w:spacing w:line="360" w:lineRule="auto"/>
            <w:jc w:val="both"/>
          </w:pPr>
        </w:pPrChange>
      </w:pPr>
    </w:p>
    <w:sectPr w:rsidR="00814CE3" w:rsidRPr="00E321AE" w:rsidSect="006A7395">
      <w:footerReference w:type="default" r:id="rId14"/>
      <w:pgSz w:w="11906" w:h="16838"/>
      <w:pgMar w:top="1440" w:right="1440" w:bottom="1440" w:left="1440" w:header="709" w:footer="709" w:gutter="0"/>
      <w:cols w:space="708"/>
      <w:docGrid w:linePitch="360"/>
      <w:sectPrChange w:id="1247" w:author="nohemi fabiola serrano aguilar" w:date="2026-10-21T23:56:00Z" w16du:dateUtc="2026-10-21T22:56:00Z">
        <w:sectPr w:rsidR="00814CE3" w:rsidRPr="00E321AE" w:rsidSect="006A7395">
          <w:pgMar w:top="1440" w:right="1440" w:bottom="1440" w:left="1440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BE61" w14:textId="77777777" w:rsidR="001F3025" w:rsidRDefault="001F3025" w:rsidP="00F8006B">
      <w:pPr>
        <w:spacing w:after="0" w:line="240" w:lineRule="auto"/>
      </w:pPr>
      <w:r>
        <w:separator/>
      </w:r>
    </w:p>
  </w:endnote>
  <w:endnote w:type="continuationSeparator" w:id="0">
    <w:p w14:paraId="13585425" w14:textId="77777777" w:rsidR="001F3025" w:rsidRDefault="001F3025" w:rsidP="00F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lay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1243" w:author="nohemi fabiola serrano aguilar" w:date="2026-10-17T23:20:00Z"/>
  <w:sdt>
    <w:sdtPr>
      <w:id w:val="-1338764536"/>
      <w:docPartObj>
        <w:docPartGallery w:val="Page Numbers (Bottom of Page)"/>
        <w:docPartUnique/>
      </w:docPartObj>
    </w:sdtPr>
    <w:sdtContent>
      <w:customXmlInsRangeEnd w:id="1243"/>
      <w:p w14:paraId="533ADF04" w14:textId="4867FB24" w:rsidR="00ED1CF3" w:rsidRDefault="00ED1CF3">
        <w:pPr>
          <w:pStyle w:val="Footer"/>
          <w:jc w:val="right"/>
          <w:rPr>
            <w:ins w:id="1244" w:author="nohemi fabiola serrano aguilar" w:date="2026-10-17T23:20:00Z" w16du:dateUtc="2026-10-17T22:20:00Z"/>
          </w:rPr>
        </w:pPr>
        <w:ins w:id="1245" w:author="nohemi fabiola serrano aguilar" w:date="2026-10-17T23:20:00Z" w16du:dateUtc="2026-10-17T22:20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en-GB"/>
            </w:rPr>
            <w:t>2</w:t>
          </w:r>
          <w:r>
            <w:fldChar w:fldCharType="end"/>
          </w:r>
        </w:ins>
      </w:p>
      <w:customXmlInsRangeStart w:id="1246" w:author="nohemi fabiola serrano aguilar" w:date="2026-10-17T23:20:00Z"/>
    </w:sdtContent>
  </w:sdt>
  <w:customXmlInsRangeEnd w:id="1246"/>
  <w:p w14:paraId="636FE2C0" w14:textId="77777777" w:rsidR="00ED1CF3" w:rsidRDefault="00ED1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835E" w14:textId="77777777" w:rsidR="001F3025" w:rsidRDefault="001F3025" w:rsidP="00F8006B">
      <w:pPr>
        <w:spacing w:after="0" w:line="240" w:lineRule="auto"/>
      </w:pPr>
      <w:r>
        <w:separator/>
      </w:r>
    </w:p>
  </w:footnote>
  <w:footnote w:type="continuationSeparator" w:id="0">
    <w:p w14:paraId="08D92D69" w14:textId="77777777" w:rsidR="001F3025" w:rsidRDefault="001F3025" w:rsidP="00F80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B3F"/>
    <w:multiLevelType w:val="multilevel"/>
    <w:tmpl w:val="309ADD50"/>
    <w:lvl w:ilvl="0">
      <w:start w:val="4"/>
      <w:numFmt w:val="decimal"/>
      <w:lvlText w:val="%1."/>
      <w:lvlJc w:val="left"/>
      <w:pPr>
        <w:ind w:left="573" w:hanging="432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3852" w:hanging="720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5418" w:hanging="72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7344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891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0836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2402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4328" w:hanging="1800"/>
      </w:pPr>
      <w:rPr>
        <w:rFonts w:hint="default"/>
        <w:b/>
        <w:sz w:val="28"/>
      </w:rPr>
    </w:lvl>
  </w:abstractNum>
  <w:abstractNum w:abstractNumId="1" w15:restartNumberingAfterBreak="0">
    <w:nsid w:val="05511135"/>
    <w:multiLevelType w:val="multilevel"/>
    <w:tmpl w:val="F79A6E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BEE6A41"/>
    <w:multiLevelType w:val="hybridMultilevel"/>
    <w:tmpl w:val="115A2AAA"/>
    <w:lvl w:ilvl="0" w:tplc="42C84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3E32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A40B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2F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406E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D4C1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FCA6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146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1CBB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E9758D8"/>
    <w:multiLevelType w:val="multilevel"/>
    <w:tmpl w:val="591AAFE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bCs/>
        <w:sz w:val="32"/>
        <w:szCs w:val="32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FA08B1"/>
    <w:multiLevelType w:val="hybridMultilevel"/>
    <w:tmpl w:val="5D54EB5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6139"/>
    <w:multiLevelType w:val="multilevel"/>
    <w:tmpl w:val="23A8495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sz w:val="28"/>
      </w:rPr>
    </w:lvl>
  </w:abstractNum>
  <w:abstractNum w:abstractNumId="6" w15:restartNumberingAfterBreak="0">
    <w:nsid w:val="140826E4"/>
    <w:multiLevelType w:val="hybridMultilevel"/>
    <w:tmpl w:val="51BCFA5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600C2"/>
    <w:multiLevelType w:val="hybridMultilevel"/>
    <w:tmpl w:val="1CEE3BE0"/>
    <w:lvl w:ilvl="0" w:tplc="EF5C509E">
      <w:start w:val="1"/>
      <w:numFmt w:val="decimal"/>
      <w:lvlText w:val="%1."/>
      <w:lvlJc w:val="left"/>
      <w:pPr>
        <w:ind w:left="580" w:hanging="360"/>
      </w:pPr>
      <w:rPr>
        <w:rFonts w:asciiTheme="minorHAnsi" w:eastAsiaTheme="minorEastAsia" w:hAnsiTheme="minorHAnsi" w:cstheme="minorBidi" w:hint="default"/>
        <w:sz w:val="22"/>
      </w:rPr>
    </w:lvl>
    <w:lvl w:ilvl="1" w:tplc="18090019">
      <w:start w:val="1"/>
      <w:numFmt w:val="lowerLetter"/>
      <w:lvlText w:val="%2."/>
      <w:lvlJc w:val="left"/>
      <w:pPr>
        <w:ind w:left="1300" w:hanging="360"/>
      </w:pPr>
    </w:lvl>
    <w:lvl w:ilvl="2" w:tplc="1809001B" w:tentative="1">
      <w:start w:val="1"/>
      <w:numFmt w:val="lowerRoman"/>
      <w:lvlText w:val="%3."/>
      <w:lvlJc w:val="right"/>
      <w:pPr>
        <w:ind w:left="2020" w:hanging="180"/>
      </w:pPr>
    </w:lvl>
    <w:lvl w:ilvl="3" w:tplc="1809000F" w:tentative="1">
      <w:start w:val="1"/>
      <w:numFmt w:val="decimal"/>
      <w:lvlText w:val="%4."/>
      <w:lvlJc w:val="left"/>
      <w:pPr>
        <w:ind w:left="2740" w:hanging="360"/>
      </w:pPr>
    </w:lvl>
    <w:lvl w:ilvl="4" w:tplc="18090019" w:tentative="1">
      <w:start w:val="1"/>
      <w:numFmt w:val="lowerLetter"/>
      <w:lvlText w:val="%5."/>
      <w:lvlJc w:val="left"/>
      <w:pPr>
        <w:ind w:left="3460" w:hanging="360"/>
      </w:pPr>
    </w:lvl>
    <w:lvl w:ilvl="5" w:tplc="1809001B" w:tentative="1">
      <w:start w:val="1"/>
      <w:numFmt w:val="lowerRoman"/>
      <w:lvlText w:val="%6."/>
      <w:lvlJc w:val="right"/>
      <w:pPr>
        <w:ind w:left="4180" w:hanging="180"/>
      </w:pPr>
    </w:lvl>
    <w:lvl w:ilvl="6" w:tplc="1809000F" w:tentative="1">
      <w:start w:val="1"/>
      <w:numFmt w:val="decimal"/>
      <w:lvlText w:val="%7."/>
      <w:lvlJc w:val="left"/>
      <w:pPr>
        <w:ind w:left="4900" w:hanging="360"/>
      </w:pPr>
    </w:lvl>
    <w:lvl w:ilvl="7" w:tplc="18090019" w:tentative="1">
      <w:start w:val="1"/>
      <w:numFmt w:val="lowerLetter"/>
      <w:lvlText w:val="%8."/>
      <w:lvlJc w:val="left"/>
      <w:pPr>
        <w:ind w:left="5620" w:hanging="360"/>
      </w:pPr>
    </w:lvl>
    <w:lvl w:ilvl="8" w:tplc="1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8" w15:restartNumberingAfterBreak="0">
    <w:nsid w:val="19FD3B9C"/>
    <w:multiLevelType w:val="hybridMultilevel"/>
    <w:tmpl w:val="049C1EA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13E45"/>
    <w:multiLevelType w:val="hybridMultilevel"/>
    <w:tmpl w:val="28968AA0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780CF3"/>
    <w:multiLevelType w:val="multilevel"/>
    <w:tmpl w:val="E6BA29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1F5B2322"/>
    <w:multiLevelType w:val="hybridMultilevel"/>
    <w:tmpl w:val="262814F0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D31443"/>
    <w:multiLevelType w:val="hybridMultilevel"/>
    <w:tmpl w:val="06E608B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85B21"/>
    <w:multiLevelType w:val="hybridMultilevel"/>
    <w:tmpl w:val="EF0E8FEE"/>
    <w:lvl w:ilvl="0" w:tplc="1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1C728B"/>
    <w:multiLevelType w:val="hybridMultilevel"/>
    <w:tmpl w:val="2B6AE6A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E2A"/>
    <w:multiLevelType w:val="hybridMultilevel"/>
    <w:tmpl w:val="707E15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555B0"/>
    <w:multiLevelType w:val="hybridMultilevel"/>
    <w:tmpl w:val="FA24BE6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66130E"/>
    <w:multiLevelType w:val="hybridMultilevel"/>
    <w:tmpl w:val="66EC058C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C32732"/>
    <w:multiLevelType w:val="multilevel"/>
    <w:tmpl w:val="C47ED15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9" w15:restartNumberingAfterBreak="0">
    <w:nsid w:val="3A4E7EE2"/>
    <w:multiLevelType w:val="hybridMultilevel"/>
    <w:tmpl w:val="D9426E30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AC73B6"/>
    <w:multiLevelType w:val="hybridMultilevel"/>
    <w:tmpl w:val="4252AF1E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9600F8"/>
    <w:multiLevelType w:val="multilevel"/>
    <w:tmpl w:val="E392FA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46A15949"/>
    <w:multiLevelType w:val="multilevel"/>
    <w:tmpl w:val="E392FA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3" w15:restartNumberingAfterBreak="0">
    <w:nsid w:val="47293761"/>
    <w:multiLevelType w:val="hybridMultilevel"/>
    <w:tmpl w:val="6FD0FC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759E5"/>
    <w:multiLevelType w:val="hybridMultilevel"/>
    <w:tmpl w:val="D67032E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3C355A"/>
    <w:multiLevelType w:val="multilevel"/>
    <w:tmpl w:val="DAE4E780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1566" w:hanging="432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26" w15:restartNumberingAfterBreak="0">
    <w:nsid w:val="515C75CA"/>
    <w:multiLevelType w:val="hybridMultilevel"/>
    <w:tmpl w:val="4D16D53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A79AE"/>
    <w:multiLevelType w:val="hybridMultilevel"/>
    <w:tmpl w:val="0E2613A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9583D"/>
    <w:multiLevelType w:val="multilevel"/>
    <w:tmpl w:val="DCE2817C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  <w:sz w:val="28"/>
      </w:rPr>
    </w:lvl>
  </w:abstractNum>
  <w:abstractNum w:abstractNumId="29" w15:restartNumberingAfterBreak="0">
    <w:nsid w:val="5B935F28"/>
    <w:multiLevelType w:val="hybridMultilevel"/>
    <w:tmpl w:val="BC5EF250"/>
    <w:lvl w:ilvl="0" w:tplc="41DABF6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E5170"/>
    <w:multiLevelType w:val="hybridMultilevel"/>
    <w:tmpl w:val="425E9FAA"/>
    <w:lvl w:ilvl="0" w:tplc="CE02A854">
      <w:start w:val="1"/>
      <w:numFmt w:val="decimal"/>
      <w:lvlText w:val="%1."/>
      <w:lvlJc w:val="left"/>
      <w:pPr>
        <w:ind w:left="576" w:hanging="360"/>
      </w:pPr>
      <w:rPr>
        <w:rFonts w:hint="default"/>
        <w:b/>
      </w:rPr>
    </w:lvl>
    <w:lvl w:ilvl="1" w:tplc="18090019">
      <w:start w:val="1"/>
      <w:numFmt w:val="lowerLetter"/>
      <w:lvlText w:val="%2."/>
      <w:lvlJc w:val="left"/>
      <w:pPr>
        <w:ind w:left="1296" w:hanging="360"/>
      </w:pPr>
    </w:lvl>
    <w:lvl w:ilvl="2" w:tplc="1809001B" w:tentative="1">
      <w:start w:val="1"/>
      <w:numFmt w:val="lowerRoman"/>
      <w:lvlText w:val="%3."/>
      <w:lvlJc w:val="right"/>
      <w:pPr>
        <w:ind w:left="2016" w:hanging="180"/>
      </w:pPr>
    </w:lvl>
    <w:lvl w:ilvl="3" w:tplc="1809000F" w:tentative="1">
      <w:start w:val="1"/>
      <w:numFmt w:val="decimal"/>
      <w:lvlText w:val="%4."/>
      <w:lvlJc w:val="left"/>
      <w:pPr>
        <w:ind w:left="2736" w:hanging="360"/>
      </w:pPr>
    </w:lvl>
    <w:lvl w:ilvl="4" w:tplc="18090019" w:tentative="1">
      <w:start w:val="1"/>
      <w:numFmt w:val="lowerLetter"/>
      <w:lvlText w:val="%5."/>
      <w:lvlJc w:val="left"/>
      <w:pPr>
        <w:ind w:left="3456" w:hanging="360"/>
      </w:pPr>
    </w:lvl>
    <w:lvl w:ilvl="5" w:tplc="1809001B" w:tentative="1">
      <w:start w:val="1"/>
      <w:numFmt w:val="lowerRoman"/>
      <w:lvlText w:val="%6."/>
      <w:lvlJc w:val="right"/>
      <w:pPr>
        <w:ind w:left="4176" w:hanging="180"/>
      </w:pPr>
    </w:lvl>
    <w:lvl w:ilvl="6" w:tplc="1809000F" w:tentative="1">
      <w:start w:val="1"/>
      <w:numFmt w:val="decimal"/>
      <w:lvlText w:val="%7."/>
      <w:lvlJc w:val="left"/>
      <w:pPr>
        <w:ind w:left="4896" w:hanging="360"/>
      </w:pPr>
    </w:lvl>
    <w:lvl w:ilvl="7" w:tplc="18090019" w:tentative="1">
      <w:start w:val="1"/>
      <w:numFmt w:val="lowerLetter"/>
      <w:lvlText w:val="%8."/>
      <w:lvlJc w:val="left"/>
      <w:pPr>
        <w:ind w:left="5616" w:hanging="360"/>
      </w:pPr>
    </w:lvl>
    <w:lvl w:ilvl="8" w:tplc="18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1" w15:restartNumberingAfterBreak="0">
    <w:nsid w:val="5CBF651E"/>
    <w:multiLevelType w:val="hybridMultilevel"/>
    <w:tmpl w:val="F7AC4E86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DCB7727"/>
    <w:multiLevelType w:val="hybridMultilevel"/>
    <w:tmpl w:val="BEE8564C"/>
    <w:lvl w:ilvl="0" w:tplc="FCF28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AA3D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A86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F0B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F27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04B9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242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DA2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1CBD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7877715"/>
    <w:multiLevelType w:val="multilevel"/>
    <w:tmpl w:val="71BA6618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  <w:b/>
        <w:sz w:val="28"/>
      </w:rPr>
    </w:lvl>
    <w:lvl w:ilvl="1">
      <w:start w:val="3"/>
      <w:numFmt w:val="decimal"/>
      <w:lvlText w:val="%1.%2."/>
      <w:lvlJc w:val="left"/>
      <w:pPr>
        <w:ind w:left="1141" w:hanging="432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  <w:b/>
        <w:sz w:val="28"/>
      </w:rPr>
    </w:lvl>
  </w:abstractNum>
  <w:abstractNum w:abstractNumId="34" w15:restartNumberingAfterBreak="0">
    <w:nsid w:val="6818393C"/>
    <w:multiLevelType w:val="hybridMultilevel"/>
    <w:tmpl w:val="00C61606"/>
    <w:lvl w:ilvl="0" w:tplc="41DABF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0C2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AED3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C457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D28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045D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DEB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96E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72E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95C2EA9"/>
    <w:multiLevelType w:val="hybridMultilevel"/>
    <w:tmpl w:val="A6B848F0"/>
    <w:lvl w:ilvl="0" w:tplc="1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1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6" w15:restartNumberingAfterBreak="0">
    <w:nsid w:val="695C3A16"/>
    <w:multiLevelType w:val="hybridMultilevel"/>
    <w:tmpl w:val="117618D4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EC5BFD"/>
    <w:multiLevelType w:val="hybridMultilevel"/>
    <w:tmpl w:val="C9D222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D20D3"/>
    <w:multiLevelType w:val="hybridMultilevel"/>
    <w:tmpl w:val="F982BCEC"/>
    <w:lvl w:ilvl="0" w:tplc="79A87C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AC18F5"/>
    <w:multiLevelType w:val="hybridMultilevel"/>
    <w:tmpl w:val="67C680D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58643B"/>
    <w:multiLevelType w:val="multilevel"/>
    <w:tmpl w:val="E3EA34E4"/>
    <w:lvl w:ilvl="0">
      <w:start w:val="6"/>
      <w:numFmt w:val="decimal"/>
      <w:lvlText w:val="%1."/>
      <w:lvlJc w:val="left"/>
      <w:pPr>
        <w:ind w:left="432" w:hanging="432"/>
      </w:pPr>
      <w:rPr>
        <w:rFonts w:ascii="Calibri" w:hAnsi="Calibri" w:cs="Calibri" w:hint="default"/>
      </w:rPr>
    </w:lvl>
    <w:lvl w:ilvl="1">
      <w:start w:val="4"/>
      <w:numFmt w:val="decimal"/>
      <w:lvlText w:val="%1.%2."/>
      <w:lvlJc w:val="left"/>
      <w:pPr>
        <w:ind w:left="1854" w:hanging="720"/>
      </w:pPr>
      <w:rPr>
        <w:rFonts w:ascii="Calibri" w:hAnsi="Calibri" w:cs="Calibri"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ascii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ascii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5976" w:hanging="1440"/>
      </w:pPr>
      <w:rPr>
        <w:rFonts w:ascii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ascii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ascii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10098" w:hanging="2160"/>
      </w:pPr>
      <w:rPr>
        <w:rFonts w:ascii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ascii="Calibri" w:hAnsi="Calibri" w:cs="Calibri" w:hint="default"/>
      </w:rPr>
    </w:lvl>
  </w:abstractNum>
  <w:num w:numId="1" w16cid:durableId="204215519">
    <w:abstractNumId w:val="39"/>
  </w:num>
  <w:num w:numId="2" w16cid:durableId="692850048">
    <w:abstractNumId w:val="3"/>
  </w:num>
  <w:num w:numId="3" w16cid:durableId="337389136">
    <w:abstractNumId w:val="13"/>
  </w:num>
  <w:num w:numId="4" w16cid:durableId="440102614">
    <w:abstractNumId w:val="24"/>
  </w:num>
  <w:num w:numId="5" w16cid:durableId="1046687410">
    <w:abstractNumId w:val="11"/>
  </w:num>
  <w:num w:numId="6" w16cid:durableId="1950237735">
    <w:abstractNumId w:val="20"/>
  </w:num>
  <w:num w:numId="7" w16cid:durableId="493379182">
    <w:abstractNumId w:val="36"/>
  </w:num>
  <w:num w:numId="8" w16cid:durableId="1503659313">
    <w:abstractNumId w:val="31"/>
  </w:num>
  <w:num w:numId="9" w16cid:durableId="771780679">
    <w:abstractNumId w:val="9"/>
  </w:num>
  <w:num w:numId="10" w16cid:durableId="790982117">
    <w:abstractNumId w:val="19"/>
  </w:num>
  <w:num w:numId="11" w16cid:durableId="1037967830">
    <w:abstractNumId w:val="38"/>
  </w:num>
  <w:num w:numId="12" w16cid:durableId="796025618">
    <w:abstractNumId w:val="30"/>
  </w:num>
  <w:num w:numId="13" w16cid:durableId="1683388974">
    <w:abstractNumId w:val="7"/>
  </w:num>
  <w:num w:numId="14" w16cid:durableId="1213342535">
    <w:abstractNumId w:val="22"/>
  </w:num>
  <w:num w:numId="15" w16cid:durableId="1796437481">
    <w:abstractNumId w:val="2"/>
  </w:num>
  <w:num w:numId="16" w16cid:durableId="1387797449">
    <w:abstractNumId w:val="10"/>
  </w:num>
  <w:num w:numId="17" w16cid:durableId="216598890">
    <w:abstractNumId w:val="28"/>
  </w:num>
  <w:num w:numId="18" w16cid:durableId="179666152">
    <w:abstractNumId w:val="18"/>
  </w:num>
  <w:num w:numId="19" w16cid:durableId="183055513">
    <w:abstractNumId w:val="5"/>
  </w:num>
  <w:num w:numId="20" w16cid:durableId="1656297223">
    <w:abstractNumId w:val="25"/>
  </w:num>
  <w:num w:numId="21" w16cid:durableId="2025738582">
    <w:abstractNumId w:val="0"/>
  </w:num>
  <w:num w:numId="22" w16cid:durableId="902563125">
    <w:abstractNumId w:val="15"/>
  </w:num>
  <w:num w:numId="23" w16cid:durableId="1536884806">
    <w:abstractNumId w:val="8"/>
  </w:num>
  <w:num w:numId="24" w16cid:durableId="1808932509">
    <w:abstractNumId w:val="12"/>
  </w:num>
  <w:num w:numId="25" w16cid:durableId="1684359714">
    <w:abstractNumId w:val="26"/>
  </w:num>
  <w:num w:numId="26" w16cid:durableId="2112780805">
    <w:abstractNumId w:val="34"/>
  </w:num>
  <w:num w:numId="27" w16cid:durableId="559365856">
    <w:abstractNumId w:val="29"/>
  </w:num>
  <w:num w:numId="28" w16cid:durableId="2146435421">
    <w:abstractNumId w:val="33"/>
  </w:num>
  <w:num w:numId="29" w16cid:durableId="1221988165">
    <w:abstractNumId w:val="37"/>
  </w:num>
  <w:num w:numId="30" w16cid:durableId="796334871">
    <w:abstractNumId w:val="40"/>
  </w:num>
  <w:num w:numId="31" w16cid:durableId="493568769">
    <w:abstractNumId w:val="14"/>
  </w:num>
  <w:num w:numId="32" w16cid:durableId="1518999330">
    <w:abstractNumId w:val="17"/>
  </w:num>
  <w:num w:numId="33" w16cid:durableId="1199467728">
    <w:abstractNumId w:val="21"/>
  </w:num>
  <w:num w:numId="34" w16cid:durableId="2014410205">
    <w:abstractNumId w:val="1"/>
  </w:num>
  <w:num w:numId="35" w16cid:durableId="1377965806">
    <w:abstractNumId w:val="27"/>
  </w:num>
  <w:num w:numId="36" w16cid:durableId="1912229246">
    <w:abstractNumId w:val="4"/>
  </w:num>
  <w:num w:numId="37" w16cid:durableId="2098480400">
    <w:abstractNumId w:val="16"/>
  </w:num>
  <w:num w:numId="38" w16cid:durableId="1858999713">
    <w:abstractNumId w:val="35"/>
  </w:num>
  <w:num w:numId="39" w16cid:durableId="991980501">
    <w:abstractNumId w:val="6"/>
  </w:num>
  <w:num w:numId="40" w16cid:durableId="1108164954">
    <w:abstractNumId w:val="32"/>
  </w:num>
  <w:num w:numId="41" w16cid:durableId="1336954813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hemi fabiola serrano aguilar">
    <w15:presenceInfo w15:providerId="Windows Live" w15:userId="e948d525902b7a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D1"/>
    <w:rsid w:val="00000031"/>
    <w:rsid w:val="000017E3"/>
    <w:rsid w:val="00002F2B"/>
    <w:rsid w:val="00007C35"/>
    <w:rsid w:val="0001099E"/>
    <w:rsid w:val="000112CD"/>
    <w:rsid w:val="00011E01"/>
    <w:rsid w:val="00011E90"/>
    <w:rsid w:val="00011F26"/>
    <w:rsid w:val="000223A7"/>
    <w:rsid w:val="00026086"/>
    <w:rsid w:val="00026701"/>
    <w:rsid w:val="00027E5D"/>
    <w:rsid w:val="0003588B"/>
    <w:rsid w:val="0003757D"/>
    <w:rsid w:val="00043C71"/>
    <w:rsid w:val="0004405E"/>
    <w:rsid w:val="0004443F"/>
    <w:rsid w:val="000471AF"/>
    <w:rsid w:val="000565AA"/>
    <w:rsid w:val="00061FD5"/>
    <w:rsid w:val="00062572"/>
    <w:rsid w:val="00063F7D"/>
    <w:rsid w:val="00064158"/>
    <w:rsid w:val="00064EC6"/>
    <w:rsid w:val="000651C3"/>
    <w:rsid w:val="00066777"/>
    <w:rsid w:val="0006721E"/>
    <w:rsid w:val="00071128"/>
    <w:rsid w:val="00074548"/>
    <w:rsid w:val="00076AB6"/>
    <w:rsid w:val="0008547D"/>
    <w:rsid w:val="000868B4"/>
    <w:rsid w:val="000A0646"/>
    <w:rsid w:val="000A6CF0"/>
    <w:rsid w:val="000A7894"/>
    <w:rsid w:val="000B4F84"/>
    <w:rsid w:val="000B5730"/>
    <w:rsid w:val="000C058B"/>
    <w:rsid w:val="000C0B0E"/>
    <w:rsid w:val="000C4875"/>
    <w:rsid w:val="000C4AC2"/>
    <w:rsid w:val="000D025D"/>
    <w:rsid w:val="000D0307"/>
    <w:rsid w:val="000D4745"/>
    <w:rsid w:val="000D52DB"/>
    <w:rsid w:val="000E0C73"/>
    <w:rsid w:val="000F002B"/>
    <w:rsid w:val="000F17AD"/>
    <w:rsid w:val="000F3933"/>
    <w:rsid w:val="000F4E49"/>
    <w:rsid w:val="000F702C"/>
    <w:rsid w:val="001043C2"/>
    <w:rsid w:val="00104601"/>
    <w:rsid w:val="00105E2A"/>
    <w:rsid w:val="00111E91"/>
    <w:rsid w:val="00116798"/>
    <w:rsid w:val="00122028"/>
    <w:rsid w:val="00123BE4"/>
    <w:rsid w:val="001263BC"/>
    <w:rsid w:val="00126D2C"/>
    <w:rsid w:val="0012791E"/>
    <w:rsid w:val="0013017D"/>
    <w:rsid w:val="00130248"/>
    <w:rsid w:val="001303FC"/>
    <w:rsid w:val="00132AA2"/>
    <w:rsid w:val="00133F92"/>
    <w:rsid w:val="00140FD8"/>
    <w:rsid w:val="0014148F"/>
    <w:rsid w:val="00143203"/>
    <w:rsid w:val="001463A3"/>
    <w:rsid w:val="0015146C"/>
    <w:rsid w:val="00151AF6"/>
    <w:rsid w:val="00157B40"/>
    <w:rsid w:val="00157ECE"/>
    <w:rsid w:val="00162841"/>
    <w:rsid w:val="00173950"/>
    <w:rsid w:val="00173D0E"/>
    <w:rsid w:val="001754D7"/>
    <w:rsid w:val="0018453F"/>
    <w:rsid w:val="00185350"/>
    <w:rsid w:val="0018719D"/>
    <w:rsid w:val="00190780"/>
    <w:rsid w:val="00192319"/>
    <w:rsid w:val="001953E2"/>
    <w:rsid w:val="00195D82"/>
    <w:rsid w:val="001A0B33"/>
    <w:rsid w:val="001A2E6B"/>
    <w:rsid w:val="001A38C9"/>
    <w:rsid w:val="001A3ECB"/>
    <w:rsid w:val="001A7931"/>
    <w:rsid w:val="001B08C6"/>
    <w:rsid w:val="001B0D69"/>
    <w:rsid w:val="001B7B33"/>
    <w:rsid w:val="001C059E"/>
    <w:rsid w:val="001C333C"/>
    <w:rsid w:val="001C47D1"/>
    <w:rsid w:val="001C51D4"/>
    <w:rsid w:val="001C6D63"/>
    <w:rsid w:val="001D418F"/>
    <w:rsid w:val="001D4A0E"/>
    <w:rsid w:val="001E57D2"/>
    <w:rsid w:val="001E656F"/>
    <w:rsid w:val="001F2520"/>
    <w:rsid w:val="001F2F6A"/>
    <w:rsid w:val="001F3025"/>
    <w:rsid w:val="001F5D56"/>
    <w:rsid w:val="001F735C"/>
    <w:rsid w:val="001F7499"/>
    <w:rsid w:val="001F76C5"/>
    <w:rsid w:val="002053DB"/>
    <w:rsid w:val="00206BAC"/>
    <w:rsid w:val="002108E4"/>
    <w:rsid w:val="00213098"/>
    <w:rsid w:val="0021393A"/>
    <w:rsid w:val="002157BF"/>
    <w:rsid w:val="00220767"/>
    <w:rsid w:val="002256C3"/>
    <w:rsid w:val="002315EF"/>
    <w:rsid w:val="00233A6C"/>
    <w:rsid w:val="0023539C"/>
    <w:rsid w:val="00240603"/>
    <w:rsid w:val="00242D48"/>
    <w:rsid w:val="00243AB2"/>
    <w:rsid w:val="002451D7"/>
    <w:rsid w:val="00256060"/>
    <w:rsid w:val="00257BE2"/>
    <w:rsid w:val="00260382"/>
    <w:rsid w:val="00260AD0"/>
    <w:rsid w:val="00264EBE"/>
    <w:rsid w:val="002667F1"/>
    <w:rsid w:val="00270BE0"/>
    <w:rsid w:val="0027776D"/>
    <w:rsid w:val="00282C0F"/>
    <w:rsid w:val="002927B2"/>
    <w:rsid w:val="00294EAD"/>
    <w:rsid w:val="002A3B21"/>
    <w:rsid w:val="002A656D"/>
    <w:rsid w:val="002A6E25"/>
    <w:rsid w:val="002B1146"/>
    <w:rsid w:val="002B2D7F"/>
    <w:rsid w:val="002B4058"/>
    <w:rsid w:val="002C0764"/>
    <w:rsid w:val="002C5F59"/>
    <w:rsid w:val="002D038B"/>
    <w:rsid w:val="002D0483"/>
    <w:rsid w:val="002D0B70"/>
    <w:rsid w:val="002D1242"/>
    <w:rsid w:val="002D15A0"/>
    <w:rsid w:val="002D1863"/>
    <w:rsid w:val="002D20D0"/>
    <w:rsid w:val="002E0683"/>
    <w:rsid w:val="002E27A5"/>
    <w:rsid w:val="002E43B7"/>
    <w:rsid w:val="002E5E7C"/>
    <w:rsid w:val="002E6045"/>
    <w:rsid w:val="002F26CC"/>
    <w:rsid w:val="002F4956"/>
    <w:rsid w:val="0030359D"/>
    <w:rsid w:val="00311323"/>
    <w:rsid w:val="00311F9C"/>
    <w:rsid w:val="0031786B"/>
    <w:rsid w:val="003219F3"/>
    <w:rsid w:val="00322280"/>
    <w:rsid w:val="00325061"/>
    <w:rsid w:val="00326290"/>
    <w:rsid w:val="003277B4"/>
    <w:rsid w:val="00333AEE"/>
    <w:rsid w:val="003345B4"/>
    <w:rsid w:val="003372E0"/>
    <w:rsid w:val="00337FD4"/>
    <w:rsid w:val="00345BBB"/>
    <w:rsid w:val="00345EC9"/>
    <w:rsid w:val="00346477"/>
    <w:rsid w:val="00352BA8"/>
    <w:rsid w:val="00364A44"/>
    <w:rsid w:val="0036546D"/>
    <w:rsid w:val="00372A08"/>
    <w:rsid w:val="00381467"/>
    <w:rsid w:val="00392896"/>
    <w:rsid w:val="00393499"/>
    <w:rsid w:val="003949A5"/>
    <w:rsid w:val="00396367"/>
    <w:rsid w:val="00397A0D"/>
    <w:rsid w:val="003A0292"/>
    <w:rsid w:val="003A2A97"/>
    <w:rsid w:val="003A3FDE"/>
    <w:rsid w:val="003A45EA"/>
    <w:rsid w:val="003B1D6B"/>
    <w:rsid w:val="003C0B70"/>
    <w:rsid w:val="003C58AE"/>
    <w:rsid w:val="003D3F2A"/>
    <w:rsid w:val="003D5390"/>
    <w:rsid w:val="003D59E6"/>
    <w:rsid w:val="003D650A"/>
    <w:rsid w:val="003D7B67"/>
    <w:rsid w:val="003E0AF9"/>
    <w:rsid w:val="003E13C0"/>
    <w:rsid w:val="003E287D"/>
    <w:rsid w:val="003E4CBB"/>
    <w:rsid w:val="003F27B5"/>
    <w:rsid w:val="003F2D4F"/>
    <w:rsid w:val="003F63C1"/>
    <w:rsid w:val="003F751E"/>
    <w:rsid w:val="003F779C"/>
    <w:rsid w:val="003F796C"/>
    <w:rsid w:val="0040394E"/>
    <w:rsid w:val="00403B26"/>
    <w:rsid w:val="00404499"/>
    <w:rsid w:val="004101A6"/>
    <w:rsid w:val="00410366"/>
    <w:rsid w:val="004264B1"/>
    <w:rsid w:val="00426E36"/>
    <w:rsid w:val="0042768E"/>
    <w:rsid w:val="004277A6"/>
    <w:rsid w:val="00427B67"/>
    <w:rsid w:val="0043227A"/>
    <w:rsid w:val="004331F4"/>
    <w:rsid w:val="0043506B"/>
    <w:rsid w:val="00436DC6"/>
    <w:rsid w:val="004434A5"/>
    <w:rsid w:val="004470A3"/>
    <w:rsid w:val="00447EFB"/>
    <w:rsid w:val="004522E8"/>
    <w:rsid w:val="004529BC"/>
    <w:rsid w:val="00455D60"/>
    <w:rsid w:val="004616E5"/>
    <w:rsid w:val="00461FCB"/>
    <w:rsid w:val="004631DD"/>
    <w:rsid w:val="0046678C"/>
    <w:rsid w:val="004717CB"/>
    <w:rsid w:val="0048006E"/>
    <w:rsid w:val="004803AB"/>
    <w:rsid w:val="00480634"/>
    <w:rsid w:val="004939D7"/>
    <w:rsid w:val="004A28CA"/>
    <w:rsid w:val="004A2BC1"/>
    <w:rsid w:val="004A30DB"/>
    <w:rsid w:val="004A391F"/>
    <w:rsid w:val="004A68FD"/>
    <w:rsid w:val="004B56A0"/>
    <w:rsid w:val="004B60F9"/>
    <w:rsid w:val="004C0FCC"/>
    <w:rsid w:val="004C446E"/>
    <w:rsid w:val="004C490D"/>
    <w:rsid w:val="004D1AC0"/>
    <w:rsid w:val="004D4197"/>
    <w:rsid w:val="004D5B44"/>
    <w:rsid w:val="004D6712"/>
    <w:rsid w:val="004E040A"/>
    <w:rsid w:val="004E0A66"/>
    <w:rsid w:val="004E1438"/>
    <w:rsid w:val="004E3A76"/>
    <w:rsid w:val="004E44BB"/>
    <w:rsid w:val="004E7802"/>
    <w:rsid w:val="004F28C7"/>
    <w:rsid w:val="004F3E32"/>
    <w:rsid w:val="004F5EE1"/>
    <w:rsid w:val="004F68EC"/>
    <w:rsid w:val="00500651"/>
    <w:rsid w:val="00504C41"/>
    <w:rsid w:val="0051435F"/>
    <w:rsid w:val="0051488E"/>
    <w:rsid w:val="00520B12"/>
    <w:rsid w:val="00520CE5"/>
    <w:rsid w:val="005220D9"/>
    <w:rsid w:val="005223CD"/>
    <w:rsid w:val="00522916"/>
    <w:rsid w:val="00526A06"/>
    <w:rsid w:val="00531BED"/>
    <w:rsid w:val="005326CA"/>
    <w:rsid w:val="005345E9"/>
    <w:rsid w:val="00534789"/>
    <w:rsid w:val="00536C5F"/>
    <w:rsid w:val="005429BB"/>
    <w:rsid w:val="00542C33"/>
    <w:rsid w:val="00543B44"/>
    <w:rsid w:val="005513FC"/>
    <w:rsid w:val="005572D4"/>
    <w:rsid w:val="00557553"/>
    <w:rsid w:val="005609CC"/>
    <w:rsid w:val="00561CF0"/>
    <w:rsid w:val="0056292F"/>
    <w:rsid w:val="00562CA3"/>
    <w:rsid w:val="005651EA"/>
    <w:rsid w:val="005736DC"/>
    <w:rsid w:val="00574A77"/>
    <w:rsid w:val="0057711C"/>
    <w:rsid w:val="00582481"/>
    <w:rsid w:val="00585FAC"/>
    <w:rsid w:val="00591904"/>
    <w:rsid w:val="00592E1D"/>
    <w:rsid w:val="00595AA1"/>
    <w:rsid w:val="00597005"/>
    <w:rsid w:val="005A0A7E"/>
    <w:rsid w:val="005A756E"/>
    <w:rsid w:val="005B3949"/>
    <w:rsid w:val="005B5730"/>
    <w:rsid w:val="005B64AE"/>
    <w:rsid w:val="005B77A9"/>
    <w:rsid w:val="005B7FA3"/>
    <w:rsid w:val="005C07B9"/>
    <w:rsid w:val="005C09C1"/>
    <w:rsid w:val="005C3D8B"/>
    <w:rsid w:val="005C54EC"/>
    <w:rsid w:val="005C65B5"/>
    <w:rsid w:val="005D5F29"/>
    <w:rsid w:val="005E27EB"/>
    <w:rsid w:val="005E2E5A"/>
    <w:rsid w:val="005E327B"/>
    <w:rsid w:val="005E49A8"/>
    <w:rsid w:val="005E577B"/>
    <w:rsid w:val="005F415D"/>
    <w:rsid w:val="00601D21"/>
    <w:rsid w:val="00602B32"/>
    <w:rsid w:val="00604628"/>
    <w:rsid w:val="006170B5"/>
    <w:rsid w:val="006250E4"/>
    <w:rsid w:val="00631BE3"/>
    <w:rsid w:val="00632797"/>
    <w:rsid w:val="00634584"/>
    <w:rsid w:val="00637181"/>
    <w:rsid w:val="006379C7"/>
    <w:rsid w:val="00640199"/>
    <w:rsid w:val="006421FF"/>
    <w:rsid w:val="00643035"/>
    <w:rsid w:val="00654D65"/>
    <w:rsid w:val="006570B6"/>
    <w:rsid w:val="00660AFA"/>
    <w:rsid w:val="00661CEF"/>
    <w:rsid w:val="0066582C"/>
    <w:rsid w:val="00671DB1"/>
    <w:rsid w:val="006743FD"/>
    <w:rsid w:val="00676BE3"/>
    <w:rsid w:val="00680AB8"/>
    <w:rsid w:val="00695CDE"/>
    <w:rsid w:val="0069682B"/>
    <w:rsid w:val="006969C1"/>
    <w:rsid w:val="00697B61"/>
    <w:rsid w:val="00697C96"/>
    <w:rsid w:val="006A5DAA"/>
    <w:rsid w:val="006A7395"/>
    <w:rsid w:val="006A7D53"/>
    <w:rsid w:val="006B179E"/>
    <w:rsid w:val="006B222D"/>
    <w:rsid w:val="006B308B"/>
    <w:rsid w:val="006B364C"/>
    <w:rsid w:val="006B567B"/>
    <w:rsid w:val="006B7B77"/>
    <w:rsid w:val="006C62DE"/>
    <w:rsid w:val="006D051B"/>
    <w:rsid w:val="006D3CE9"/>
    <w:rsid w:val="006D41AC"/>
    <w:rsid w:val="006D662F"/>
    <w:rsid w:val="006E14F8"/>
    <w:rsid w:val="006E5376"/>
    <w:rsid w:val="006E5ADC"/>
    <w:rsid w:val="006E6968"/>
    <w:rsid w:val="006F0916"/>
    <w:rsid w:val="006F1B88"/>
    <w:rsid w:val="006F7AB7"/>
    <w:rsid w:val="00705ADA"/>
    <w:rsid w:val="00710848"/>
    <w:rsid w:val="007127F6"/>
    <w:rsid w:val="00713574"/>
    <w:rsid w:val="00720275"/>
    <w:rsid w:val="007246E9"/>
    <w:rsid w:val="00725C98"/>
    <w:rsid w:val="007261D5"/>
    <w:rsid w:val="00730D34"/>
    <w:rsid w:val="00737AD0"/>
    <w:rsid w:val="007470EC"/>
    <w:rsid w:val="0075267E"/>
    <w:rsid w:val="00753702"/>
    <w:rsid w:val="0075664D"/>
    <w:rsid w:val="0076059C"/>
    <w:rsid w:val="0076357E"/>
    <w:rsid w:val="0076446D"/>
    <w:rsid w:val="00765790"/>
    <w:rsid w:val="00767F01"/>
    <w:rsid w:val="007A286F"/>
    <w:rsid w:val="007A437B"/>
    <w:rsid w:val="007A4A9B"/>
    <w:rsid w:val="007A5086"/>
    <w:rsid w:val="007B2DC4"/>
    <w:rsid w:val="007B3BF3"/>
    <w:rsid w:val="007B4A68"/>
    <w:rsid w:val="007B7A81"/>
    <w:rsid w:val="007C1436"/>
    <w:rsid w:val="007C1947"/>
    <w:rsid w:val="007C2CDA"/>
    <w:rsid w:val="007C5A5A"/>
    <w:rsid w:val="007D0AA5"/>
    <w:rsid w:val="007D3AB4"/>
    <w:rsid w:val="007D4AF8"/>
    <w:rsid w:val="007D648E"/>
    <w:rsid w:val="007E4851"/>
    <w:rsid w:val="007E51C0"/>
    <w:rsid w:val="007E5CDA"/>
    <w:rsid w:val="007F262D"/>
    <w:rsid w:val="007F415B"/>
    <w:rsid w:val="007F4490"/>
    <w:rsid w:val="007F57FD"/>
    <w:rsid w:val="00803174"/>
    <w:rsid w:val="008138F4"/>
    <w:rsid w:val="00814CE3"/>
    <w:rsid w:val="00815E5A"/>
    <w:rsid w:val="00816F7C"/>
    <w:rsid w:val="0082184D"/>
    <w:rsid w:val="00825A07"/>
    <w:rsid w:val="00826E22"/>
    <w:rsid w:val="00826E40"/>
    <w:rsid w:val="008338A6"/>
    <w:rsid w:val="00835E14"/>
    <w:rsid w:val="008366FF"/>
    <w:rsid w:val="008374E6"/>
    <w:rsid w:val="008417B4"/>
    <w:rsid w:val="00844959"/>
    <w:rsid w:val="00851071"/>
    <w:rsid w:val="0085476A"/>
    <w:rsid w:val="00856E64"/>
    <w:rsid w:val="00871424"/>
    <w:rsid w:val="00877878"/>
    <w:rsid w:val="00877F05"/>
    <w:rsid w:val="008806DB"/>
    <w:rsid w:val="00885737"/>
    <w:rsid w:val="008903DE"/>
    <w:rsid w:val="00892A3F"/>
    <w:rsid w:val="00895595"/>
    <w:rsid w:val="008A0EFD"/>
    <w:rsid w:val="008B4117"/>
    <w:rsid w:val="008B5E08"/>
    <w:rsid w:val="008B63E0"/>
    <w:rsid w:val="008C24E4"/>
    <w:rsid w:val="008D26E4"/>
    <w:rsid w:val="008D54BC"/>
    <w:rsid w:val="008D5769"/>
    <w:rsid w:val="008D5AD1"/>
    <w:rsid w:val="008D637A"/>
    <w:rsid w:val="008D65BA"/>
    <w:rsid w:val="008D72B6"/>
    <w:rsid w:val="008E0243"/>
    <w:rsid w:val="008E0DF5"/>
    <w:rsid w:val="008E1AF7"/>
    <w:rsid w:val="008E27A0"/>
    <w:rsid w:val="008E47FB"/>
    <w:rsid w:val="008E5B8F"/>
    <w:rsid w:val="008F1C02"/>
    <w:rsid w:val="008F31FA"/>
    <w:rsid w:val="008F4024"/>
    <w:rsid w:val="008F6E2E"/>
    <w:rsid w:val="00902411"/>
    <w:rsid w:val="00904BED"/>
    <w:rsid w:val="009055C0"/>
    <w:rsid w:val="00913B9D"/>
    <w:rsid w:val="009140EB"/>
    <w:rsid w:val="009141D1"/>
    <w:rsid w:val="00915273"/>
    <w:rsid w:val="009173D6"/>
    <w:rsid w:val="0092095E"/>
    <w:rsid w:val="00920C70"/>
    <w:rsid w:val="0092154E"/>
    <w:rsid w:val="00921854"/>
    <w:rsid w:val="0092297F"/>
    <w:rsid w:val="00924131"/>
    <w:rsid w:val="00931E83"/>
    <w:rsid w:val="00931F08"/>
    <w:rsid w:val="009358D2"/>
    <w:rsid w:val="0094256D"/>
    <w:rsid w:val="00943D35"/>
    <w:rsid w:val="0094612D"/>
    <w:rsid w:val="009514F9"/>
    <w:rsid w:val="00951CA1"/>
    <w:rsid w:val="00955593"/>
    <w:rsid w:val="00956462"/>
    <w:rsid w:val="00956EDA"/>
    <w:rsid w:val="00961CEE"/>
    <w:rsid w:val="0096394E"/>
    <w:rsid w:val="0096435D"/>
    <w:rsid w:val="00965129"/>
    <w:rsid w:val="00966FC3"/>
    <w:rsid w:val="00970D30"/>
    <w:rsid w:val="00970E50"/>
    <w:rsid w:val="00973F6E"/>
    <w:rsid w:val="00975B77"/>
    <w:rsid w:val="009870DC"/>
    <w:rsid w:val="009932FA"/>
    <w:rsid w:val="00993BE4"/>
    <w:rsid w:val="00996FE8"/>
    <w:rsid w:val="009971B1"/>
    <w:rsid w:val="009A1CCA"/>
    <w:rsid w:val="009A1F98"/>
    <w:rsid w:val="009A449E"/>
    <w:rsid w:val="009A5E98"/>
    <w:rsid w:val="009A6A77"/>
    <w:rsid w:val="009A6B8C"/>
    <w:rsid w:val="009B16AE"/>
    <w:rsid w:val="009B439D"/>
    <w:rsid w:val="009B5AED"/>
    <w:rsid w:val="009B66D7"/>
    <w:rsid w:val="009C0BB3"/>
    <w:rsid w:val="009C4132"/>
    <w:rsid w:val="009C5931"/>
    <w:rsid w:val="009C605A"/>
    <w:rsid w:val="009C6810"/>
    <w:rsid w:val="009D0530"/>
    <w:rsid w:val="009D1A3F"/>
    <w:rsid w:val="009D2D2F"/>
    <w:rsid w:val="009D367F"/>
    <w:rsid w:val="009D4680"/>
    <w:rsid w:val="009D690D"/>
    <w:rsid w:val="009D7804"/>
    <w:rsid w:val="009E153E"/>
    <w:rsid w:val="009E4D02"/>
    <w:rsid w:val="009F45D2"/>
    <w:rsid w:val="009F5DCF"/>
    <w:rsid w:val="00A02D4F"/>
    <w:rsid w:val="00A0532B"/>
    <w:rsid w:val="00A05E77"/>
    <w:rsid w:val="00A07CA3"/>
    <w:rsid w:val="00A1482E"/>
    <w:rsid w:val="00A165DE"/>
    <w:rsid w:val="00A17057"/>
    <w:rsid w:val="00A2129A"/>
    <w:rsid w:val="00A262E4"/>
    <w:rsid w:val="00A2691B"/>
    <w:rsid w:val="00A32247"/>
    <w:rsid w:val="00A328EA"/>
    <w:rsid w:val="00A3300B"/>
    <w:rsid w:val="00A41D2C"/>
    <w:rsid w:val="00A44C86"/>
    <w:rsid w:val="00A46FC3"/>
    <w:rsid w:val="00A47069"/>
    <w:rsid w:val="00A47359"/>
    <w:rsid w:val="00A51D68"/>
    <w:rsid w:val="00A55E74"/>
    <w:rsid w:val="00A608E9"/>
    <w:rsid w:val="00A648A0"/>
    <w:rsid w:val="00A64F65"/>
    <w:rsid w:val="00A7213D"/>
    <w:rsid w:val="00A7253D"/>
    <w:rsid w:val="00A8099A"/>
    <w:rsid w:val="00A81D6F"/>
    <w:rsid w:val="00A824AA"/>
    <w:rsid w:val="00A84918"/>
    <w:rsid w:val="00A8796C"/>
    <w:rsid w:val="00A9064F"/>
    <w:rsid w:val="00A94129"/>
    <w:rsid w:val="00A94928"/>
    <w:rsid w:val="00A9721D"/>
    <w:rsid w:val="00AA0925"/>
    <w:rsid w:val="00AA5F7A"/>
    <w:rsid w:val="00AA6950"/>
    <w:rsid w:val="00AA7B0B"/>
    <w:rsid w:val="00AB670B"/>
    <w:rsid w:val="00AC4E86"/>
    <w:rsid w:val="00AD09BA"/>
    <w:rsid w:val="00AD265B"/>
    <w:rsid w:val="00AD404A"/>
    <w:rsid w:val="00AE1EE5"/>
    <w:rsid w:val="00AE50A7"/>
    <w:rsid w:val="00AE6837"/>
    <w:rsid w:val="00AF0BDE"/>
    <w:rsid w:val="00AF3469"/>
    <w:rsid w:val="00AF65B1"/>
    <w:rsid w:val="00AF6A09"/>
    <w:rsid w:val="00AF79B2"/>
    <w:rsid w:val="00B03893"/>
    <w:rsid w:val="00B05024"/>
    <w:rsid w:val="00B07795"/>
    <w:rsid w:val="00B156EE"/>
    <w:rsid w:val="00B23AD3"/>
    <w:rsid w:val="00B24A89"/>
    <w:rsid w:val="00B37A7C"/>
    <w:rsid w:val="00B41CFF"/>
    <w:rsid w:val="00B4772F"/>
    <w:rsid w:val="00B50C9F"/>
    <w:rsid w:val="00B51B9A"/>
    <w:rsid w:val="00B56297"/>
    <w:rsid w:val="00B64E39"/>
    <w:rsid w:val="00B65907"/>
    <w:rsid w:val="00B763B6"/>
    <w:rsid w:val="00B77D76"/>
    <w:rsid w:val="00B867E4"/>
    <w:rsid w:val="00B95F9E"/>
    <w:rsid w:val="00B97134"/>
    <w:rsid w:val="00BA01A1"/>
    <w:rsid w:val="00BA49D6"/>
    <w:rsid w:val="00BA5A02"/>
    <w:rsid w:val="00BA680A"/>
    <w:rsid w:val="00BB1244"/>
    <w:rsid w:val="00BB2CE9"/>
    <w:rsid w:val="00BC0232"/>
    <w:rsid w:val="00BC5BA6"/>
    <w:rsid w:val="00BD0656"/>
    <w:rsid w:val="00BD3D58"/>
    <w:rsid w:val="00BD3D9E"/>
    <w:rsid w:val="00BD4631"/>
    <w:rsid w:val="00BD77C6"/>
    <w:rsid w:val="00BE133F"/>
    <w:rsid w:val="00BE244F"/>
    <w:rsid w:val="00BE36C2"/>
    <w:rsid w:val="00BF0A6A"/>
    <w:rsid w:val="00BF40DC"/>
    <w:rsid w:val="00BF445F"/>
    <w:rsid w:val="00BF5F62"/>
    <w:rsid w:val="00BF7349"/>
    <w:rsid w:val="00BF78F2"/>
    <w:rsid w:val="00BF7E50"/>
    <w:rsid w:val="00C002AD"/>
    <w:rsid w:val="00C177EF"/>
    <w:rsid w:val="00C178A5"/>
    <w:rsid w:val="00C213DA"/>
    <w:rsid w:val="00C21D41"/>
    <w:rsid w:val="00C2209B"/>
    <w:rsid w:val="00C249F0"/>
    <w:rsid w:val="00C30417"/>
    <w:rsid w:val="00C305B1"/>
    <w:rsid w:val="00C40864"/>
    <w:rsid w:val="00C414A8"/>
    <w:rsid w:val="00C41F5B"/>
    <w:rsid w:val="00C43424"/>
    <w:rsid w:val="00C453C4"/>
    <w:rsid w:val="00C5359D"/>
    <w:rsid w:val="00C53E7A"/>
    <w:rsid w:val="00C66587"/>
    <w:rsid w:val="00C73E7B"/>
    <w:rsid w:val="00C75AEF"/>
    <w:rsid w:val="00C76692"/>
    <w:rsid w:val="00C76EAE"/>
    <w:rsid w:val="00C77076"/>
    <w:rsid w:val="00C810D1"/>
    <w:rsid w:val="00C8260B"/>
    <w:rsid w:val="00C87506"/>
    <w:rsid w:val="00C87557"/>
    <w:rsid w:val="00C916D1"/>
    <w:rsid w:val="00C92385"/>
    <w:rsid w:val="00C974ED"/>
    <w:rsid w:val="00C977D9"/>
    <w:rsid w:val="00CA21CF"/>
    <w:rsid w:val="00CA46DE"/>
    <w:rsid w:val="00CA4B34"/>
    <w:rsid w:val="00CB0143"/>
    <w:rsid w:val="00CB1AFD"/>
    <w:rsid w:val="00CB3141"/>
    <w:rsid w:val="00CB4228"/>
    <w:rsid w:val="00CB5CC5"/>
    <w:rsid w:val="00CB6C6F"/>
    <w:rsid w:val="00CC484B"/>
    <w:rsid w:val="00CD65B2"/>
    <w:rsid w:val="00CE4B84"/>
    <w:rsid w:val="00CE54F6"/>
    <w:rsid w:val="00CE593E"/>
    <w:rsid w:val="00CE6709"/>
    <w:rsid w:val="00CF0D02"/>
    <w:rsid w:val="00CF1489"/>
    <w:rsid w:val="00CF4E31"/>
    <w:rsid w:val="00D03D81"/>
    <w:rsid w:val="00D065A5"/>
    <w:rsid w:val="00D10E4A"/>
    <w:rsid w:val="00D11D08"/>
    <w:rsid w:val="00D14558"/>
    <w:rsid w:val="00D14B85"/>
    <w:rsid w:val="00D16559"/>
    <w:rsid w:val="00D1674B"/>
    <w:rsid w:val="00D227A9"/>
    <w:rsid w:val="00D22D1E"/>
    <w:rsid w:val="00D244E8"/>
    <w:rsid w:val="00D31104"/>
    <w:rsid w:val="00D31E2E"/>
    <w:rsid w:val="00D3287D"/>
    <w:rsid w:val="00D35B12"/>
    <w:rsid w:val="00D42C02"/>
    <w:rsid w:val="00D4411B"/>
    <w:rsid w:val="00D44BA7"/>
    <w:rsid w:val="00D4561F"/>
    <w:rsid w:val="00D46107"/>
    <w:rsid w:val="00D46178"/>
    <w:rsid w:val="00D520ED"/>
    <w:rsid w:val="00D60157"/>
    <w:rsid w:val="00D6108E"/>
    <w:rsid w:val="00D62957"/>
    <w:rsid w:val="00D64766"/>
    <w:rsid w:val="00D66B21"/>
    <w:rsid w:val="00D722FC"/>
    <w:rsid w:val="00D7263A"/>
    <w:rsid w:val="00D76D44"/>
    <w:rsid w:val="00D81C71"/>
    <w:rsid w:val="00D8561A"/>
    <w:rsid w:val="00D947C8"/>
    <w:rsid w:val="00DA1E9E"/>
    <w:rsid w:val="00DA4B1F"/>
    <w:rsid w:val="00DA5F29"/>
    <w:rsid w:val="00DA70BD"/>
    <w:rsid w:val="00DA7619"/>
    <w:rsid w:val="00DA7AA7"/>
    <w:rsid w:val="00DB0084"/>
    <w:rsid w:val="00DB0922"/>
    <w:rsid w:val="00DB306F"/>
    <w:rsid w:val="00DB4464"/>
    <w:rsid w:val="00DB4F07"/>
    <w:rsid w:val="00DC2676"/>
    <w:rsid w:val="00DC3E67"/>
    <w:rsid w:val="00DD161A"/>
    <w:rsid w:val="00DD1809"/>
    <w:rsid w:val="00DD27C4"/>
    <w:rsid w:val="00DE38B8"/>
    <w:rsid w:val="00DE395A"/>
    <w:rsid w:val="00DE6599"/>
    <w:rsid w:val="00DF13F6"/>
    <w:rsid w:val="00DF183C"/>
    <w:rsid w:val="00DF42CC"/>
    <w:rsid w:val="00DF4CFC"/>
    <w:rsid w:val="00E02039"/>
    <w:rsid w:val="00E02532"/>
    <w:rsid w:val="00E0488A"/>
    <w:rsid w:val="00E321AE"/>
    <w:rsid w:val="00E33AD4"/>
    <w:rsid w:val="00E378BD"/>
    <w:rsid w:val="00E410AB"/>
    <w:rsid w:val="00E426E9"/>
    <w:rsid w:val="00E45689"/>
    <w:rsid w:val="00E46333"/>
    <w:rsid w:val="00E468F8"/>
    <w:rsid w:val="00E5027E"/>
    <w:rsid w:val="00E525A5"/>
    <w:rsid w:val="00E54E20"/>
    <w:rsid w:val="00E5577D"/>
    <w:rsid w:val="00E60082"/>
    <w:rsid w:val="00E61592"/>
    <w:rsid w:val="00E6511D"/>
    <w:rsid w:val="00E6656A"/>
    <w:rsid w:val="00E673A6"/>
    <w:rsid w:val="00E70305"/>
    <w:rsid w:val="00E71C60"/>
    <w:rsid w:val="00E752E1"/>
    <w:rsid w:val="00E826E8"/>
    <w:rsid w:val="00E85182"/>
    <w:rsid w:val="00EA00EB"/>
    <w:rsid w:val="00EA30F1"/>
    <w:rsid w:val="00EB0A0B"/>
    <w:rsid w:val="00EB44AF"/>
    <w:rsid w:val="00EB57FA"/>
    <w:rsid w:val="00EB6804"/>
    <w:rsid w:val="00EC37F5"/>
    <w:rsid w:val="00EC490D"/>
    <w:rsid w:val="00EC490E"/>
    <w:rsid w:val="00ED1CF3"/>
    <w:rsid w:val="00ED1DCE"/>
    <w:rsid w:val="00ED5A73"/>
    <w:rsid w:val="00ED5D9F"/>
    <w:rsid w:val="00ED69F6"/>
    <w:rsid w:val="00F031E1"/>
    <w:rsid w:val="00F209F9"/>
    <w:rsid w:val="00F21C59"/>
    <w:rsid w:val="00F2432C"/>
    <w:rsid w:val="00F2586C"/>
    <w:rsid w:val="00F27003"/>
    <w:rsid w:val="00F31326"/>
    <w:rsid w:val="00F32D00"/>
    <w:rsid w:val="00F33638"/>
    <w:rsid w:val="00F358EF"/>
    <w:rsid w:val="00F3748E"/>
    <w:rsid w:val="00F441A3"/>
    <w:rsid w:val="00F44A82"/>
    <w:rsid w:val="00F50582"/>
    <w:rsid w:val="00F54559"/>
    <w:rsid w:val="00F54C4D"/>
    <w:rsid w:val="00F54D88"/>
    <w:rsid w:val="00F570F1"/>
    <w:rsid w:val="00F6002C"/>
    <w:rsid w:val="00F64DC0"/>
    <w:rsid w:val="00F65808"/>
    <w:rsid w:val="00F74BC1"/>
    <w:rsid w:val="00F765F3"/>
    <w:rsid w:val="00F8006B"/>
    <w:rsid w:val="00F822F4"/>
    <w:rsid w:val="00F9299F"/>
    <w:rsid w:val="00F9605B"/>
    <w:rsid w:val="00F97ED3"/>
    <w:rsid w:val="00FA257F"/>
    <w:rsid w:val="00FA6FD3"/>
    <w:rsid w:val="00FA73CB"/>
    <w:rsid w:val="00FB01C7"/>
    <w:rsid w:val="00FB3636"/>
    <w:rsid w:val="00FB793F"/>
    <w:rsid w:val="00FC02D8"/>
    <w:rsid w:val="00FC1BD5"/>
    <w:rsid w:val="00FC4025"/>
    <w:rsid w:val="00FC59B4"/>
    <w:rsid w:val="00FD0A3E"/>
    <w:rsid w:val="00FD1CF1"/>
    <w:rsid w:val="00FD21D9"/>
    <w:rsid w:val="00FF18E1"/>
    <w:rsid w:val="00F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A729"/>
  <w15:chartTrackingRefBased/>
  <w15:docId w15:val="{941E0257-AB6A-4340-B794-C15FDDFA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A77"/>
  </w:style>
  <w:style w:type="paragraph" w:styleId="Heading1">
    <w:name w:val="heading 1"/>
    <w:basedOn w:val="Normal"/>
    <w:next w:val="Normal"/>
    <w:link w:val="Heading1Char"/>
    <w:uiPriority w:val="9"/>
    <w:qFormat/>
    <w:rsid w:val="00574A7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7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7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7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77"/>
    <w:rPr>
      <w:rFonts w:asciiTheme="majorHAnsi" w:eastAsiaTheme="majorEastAsia" w:hAnsiTheme="majorHAnsi" w:cstheme="majorBidi"/>
      <w:color w:val="07376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77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77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77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77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77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77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77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77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74A7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4A77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7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77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77"/>
    <w:pPr>
      <w:spacing w:before="120" w:after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4A77"/>
    <w:rPr>
      <w:color w:val="17406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8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7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7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77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74A77"/>
    <w:rPr>
      <w:b/>
      <w:bCs/>
      <w:smallCaps/>
      <w:color w:val="17406D" w:themeColor="text2"/>
      <w:u w:val="single"/>
    </w:rPr>
  </w:style>
  <w:style w:type="paragraph" w:styleId="Revision">
    <w:name w:val="Revision"/>
    <w:hidden/>
    <w:uiPriority w:val="99"/>
    <w:semiHidden/>
    <w:rsid w:val="00C810D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74A7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74A7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11E01"/>
    <w:pPr>
      <w:spacing w:after="100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11E01"/>
    <w:pPr>
      <w:spacing w:after="10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11E01"/>
    <w:pPr>
      <w:spacing w:after="100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A7253D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53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4A77"/>
    <w:pPr>
      <w:spacing w:line="240" w:lineRule="auto"/>
    </w:pPr>
    <w:rPr>
      <w:b/>
      <w:bCs/>
      <w:smallCaps/>
      <w:color w:val="17406D" w:themeColor="text2"/>
    </w:rPr>
  </w:style>
  <w:style w:type="character" w:styleId="Emphasis">
    <w:name w:val="Emphasis"/>
    <w:basedOn w:val="DefaultParagraphFont"/>
    <w:uiPriority w:val="20"/>
    <w:qFormat/>
    <w:rsid w:val="00574A77"/>
    <w:rPr>
      <w:i/>
      <w:iCs/>
    </w:rPr>
  </w:style>
  <w:style w:type="paragraph" w:styleId="NoSpacing">
    <w:name w:val="No Spacing"/>
    <w:uiPriority w:val="1"/>
    <w:qFormat/>
    <w:rsid w:val="00574A7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4A7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4A7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74A77"/>
    <w:rPr>
      <w:b/>
      <w:bCs/>
      <w:smallCaps/>
      <w:spacing w:val="10"/>
    </w:rPr>
  </w:style>
  <w:style w:type="paragraph" w:styleId="Header">
    <w:name w:val="header"/>
    <w:basedOn w:val="Normal"/>
    <w:link w:val="HeaderChar"/>
    <w:uiPriority w:val="99"/>
    <w:unhideWhenUsed/>
    <w:rsid w:val="00F80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06B"/>
  </w:style>
  <w:style w:type="paragraph" w:styleId="Footer">
    <w:name w:val="footer"/>
    <w:basedOn w:val="Normal"/>
    <w:link w:val="FooterChar"/>
    <w:uiPriority w:val="99"/>
    <w:unhideWhenUsed/>
    <w:rsid w:val="00F80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06B"/>
  </w:style>
  <w:style w:type="table" w:styleId="TableGrid">
    <w:name w:val="Table Grid"/>
    <w:basedOn w:val="TableNormal"/>
    <w:uiPriority w:val="39"/>
    <w:rsid w:val="00FB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0C9AB5-BCFC-4A49-8929-72CA46427EC5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E"/>
        </a:p>
      </dgm:t>
    </dgm:pt>
    <dgm:pt modelId="{1D45330E-B869-4838-9D94-5CB7D355280E}">
      <dgm:prSet phldrT="[Text]"/>
      <dgm:spPr/>
      <dgm:t>
        <a:bodyPr/>
        <a:lstStyle/>
        <a:p>
          <a:r>
            <a:rPr lang="en-IE"/>
            <a:t>1. Ingesta de Datos</a:t>
          </a:r>
        </a:p>
        <a:p>
          <a:r>
            <a:rPr lang="en-IE"/>
            <a:t>- Extraccion de microdatos CSV (datos.gob.mx)</a:t>
          </a:r>
        </a:p>
        <a:p>
          <a:endParaRPr lang="en-IE"/>
        </a:p>
      </dgm:t>
    </dgm:pt>
    <dgm:pt modelId="{944C2979-0AA8-486C-B0C6-5F6047ED9613}" type="parTrans" cxnId="{4635C650-777B-4B75-9BC0-FD2BA89BBEB4}">
      <dgm:prSet/>
      <dgm:spPr/>
      <dgm:t>
        <a:bodyPr/>
        <a:lstStyle/>
        <a:p>
          <a:endParaRPr lang="en-IE"/>
        </a:p>
      </dgm:t>
    </dgm:pt>
    <dgm:pt modelId="{88AD249A-7127-40B5-8355-5CC8F399BCFF}" type="sibTrans" cxnId="{4635C650-777B-4B75-9BC0-FD2BA89BBEB4}">
      <dgm:prSet/>
      <dgm:spPr/>
      <dgm:t>
        <a:bodyPr/>
        <a:lstStyle/>
        <a:p>
          <a:endParaRPr lang="en-IE"/>
        </a:p>
      </dgm:t>
    </dgm:pt>
    <dgm:pt modelId="{5E7EBDB3-84A4-45B3-9476-7452723AB320}">
      <dgm:prSet phldrT="[Text]"/>
      <dgm:spPr/>
      <dgm:t>
        <a:bodyPr/>
        <a:lstStyle/>
        <a:p>
          <a:r>
            <a:rPr lang="en-IE"/>
            <a:t>2. Preparacion de datos</a:t>
          </a:r>
        </a:p>
        <a:p>
          <a:r>
            <a:rPr lang="en-IE"/>
            <a:t>- Ingenieria de caracteristicas en Python</a:t>
          </a:r>
        </a:p>
      </dgm:t>
    </dgm:pt>
    <dgm:pt modelId="{E87CBAE8-949E-4736-901B-40FD753EE1CD}" type="parTrans" cxnId="{55DE64AB-FBAF-4BBF-9E2A-77C17B35DEFA}">
      <dgm:prSet/>
      <dgm:spPr/>
      <dgm:t>
        <a:bodyPr/>
        <a:lstStyle/>
        <a:p>
          <a:endParaRPr lang="en-IE"/>
        </a:p>
      </dgm:t>
    </dgm:pt>
    <dgm:pt modelId="{6581E9BE-11F0-404E-817F-51A55D4BE87A}" type="sibTrans" cxnId="{55DE64AB-FBAF-4BBF-9E2A-77C17B35DEFA}">
      <dgm:prSet/>
      <dgm:spPr/>
      <dgm:t>
        <a:bodyPr/>
        <a:lstStyle/>
        <a:p>
          <a:endParaRPr lang="en-IE"/>
        </a:p>
      </dgm:t>
    </dgm:pt>
    <dgm:pt modelId="{72F33509-B824-47E8-A46B-531C63FADBFB}">
      <dgm:prSet phldrT="[Text]"/>
      <dgm:spPr/>
      <dgm:t>
        <a:bodyPr/>
        <a:lstStyle/>
        <a:p>
          <a:r>
            <a:rPr lang="en-IE"/>
            <a:t>3. Enfoque Predictivo</a:t>
          </a:r>
        </a:p>
        <a:p>
          <a:r>
            <a:rPr lang="en-IE"/>
            <a:t>-Segmentacion Geografica (Clustering con K-Means)</a:t>
          </a:r>
        </a:p>
        <a:p>
          <a:r>
            <a:rPr lang="en-IE"/>
            <a:t>- Modelado y Prediccion de Demanda (Time-Series Forecasting)</a:t>
          </a:r>
        </a:p>
      </dgm:t>
    </dgm:pt>
    <dgm:pt modelId="{48C0B885-77F1-4892-A346-D474BA5755E4}" type="parTrans" cxnId="{B5F2EF8B-5377-44CE-8FCE-B3C660BB1FB1}">
      <dgm:prSet/>
      <dgm:spPr/>
      <dgm:t>
        <a:bodyPr/>
        <a:lstStyle/>
        <a:p>
          <a:endParaRPr lang="en-IE"/>
        </a:p>
      </dgm:t>
    </dgm:pt>
    <dgm:pt modelId="{0541E2D0-F1E9-484C-8A3E-AF1E74CA0B2D}" type="sibTrans" cxnId="{B5F2EF8B-5377-44CE-8FCE-B3C660BB1FB1}">
      <dgm:prSet/>
      <dgm:spPr/>
      <dgm:t>
        <a:bodyPr/>
        <a:lstStyle/>
        <a:p>
          <a:endParaRPr lang="en-IE"/>
        </a:p>
      </dgm:t>
    </dgm:pt>
    <dgm:pt modelId="{DED394AA-670D-4902-83DC-F363A55C16DC}">
      <dgm:prSet phldrT="[Text]"/>
      <dgm:spPr/>
      <dgm:t>
        <a:bodyPr/>
        <a:lstStyle/>
        <a:p>
          <a:r>
            <a:rPr lang="en-IE"/>
            <a:t>4. Validacion de Modelo</a:t>
          </a:r>
        </a:p>
        <a:p>
          <a:r>
            <a:rPr lang="en-IE"/>
            <a:t>-Validar el Cluster Territorial (Coeficiente de silueta)</a:t>
          </a:r>
        </a:p>
      </dgm:t>
    </dgm:pt>
    <dgm:pt modelId="{E26587F8-DBCD-4D01-9C5D-EF69603BD644}" type="parTrans" cxnId="{FBEDA8FC-4A51-4481-9391-58C38F79AB86}">
      <dgm:prSet/>
      <dgm:spPr/>
      <dgm:t>
        <a:bodyPr/>
        <a:lstStyle/>
        <a:p>
          <a:endParaRPr lang="en-IE"/>
        </a:p>
      </dgm:t>
    </dgm:pt>
    <dgm:pt modelId="{8C878F6A-3606-47FF-8474-F59045BA2395}" type="sibTrans" cxnId="{FBEDA8FC-4A51-4481-9391-58C38F79AB86}">
      <dgm:prSet/>
      <dgm:spPr/>
      <dgm:t>
        <a:bodyPr/>
        <a:lstStyle/>
        <a:p>
          <a:endParaRPr lang="en-IE"/>
        </a:p>
      </dgm:t>
    </dgm:pt>
    <dgm:pt modelId="{30897BFF-ED6E-4E8C-9735-2B465851A37C}">
      <dgm:prSet phldrT="[Text]"/>
      <dgm:spPr/>
      <dgm:t>
        <a:bodyPr/>
        <a:lstStyle/>
        <a:p>
          <a:r>
            <a:rPr lang="en-IE"/>
            <a:t>6. Inteligencia de </a:t>
          </a:r>
        </a:p>
        <a:p>
          <a:r>
            <a:rPr lang="en-IE"/>
            <a:t>negocios. </a:t>
          </a:r>
        </a:p>
        <a:p>
          <a:r>
            <a:rPr lang="en-IE"/>
            <a:t>-Construccion de una interfaz de negocios en Power BI</a:t>
          </a:r>
        </a:p>
      </dgm:t>
    </dgm:pt>
    <dgm:pt modelId="{83B36EA3-EF84-4A65-86CF-83C1B30A9B2F}" type="parTrans" cxnId="{891781BE-69F3-432F-86CE-3666B5D6DBA4}">
      <dgm:prSet/>
      <dgm:spPr/>
      <dgm:t>
        <a:bodyPr/>
        <a:lstStyle/>
        <a:p>
          <a:endParaRPr lang="en-IE"/>
        </a:p>
      </dgm:t>
    </dgm:pt>
    <dgm:pt modelId="{A76BC909-4D4B-4C77-9962-A84A96F5A202}" type="sibTrans" cxnId="{891781BE-69F3-432F-86CE-3666B5D6DBA4}">
      <dgm:prSet/>
      <dgm:spPr/>
      <dgm:t>
        <a:bodyPr/>
        <a:lstStyle/>
        <a:p>
          <a:endParaRPr lang="en-IE"/>
        </a:p>
      </dgm:t>
    </dgm:pt>
    <dgm:pt modelId="{BBE8AA42-AC7B-4428-9286-F8EAAE407F90}">
      <dgm:prSet phldrT="[Text]"/>
      <dgm:spPr/>
      <dgm:t>
        <a:bodyPr/>
        <a:lstStyle/>
        <a:p>
          <a:r>
            <a:rPr lang="en-IE"/>
            <a:t>5. Evaluacion de Rendimiento</a:t>
          </a:r>
        </a:p>
        <a:p>
          <a:r>
            <a:rPr lang="en-IE"/>
            <a:t>- RMSE, R²</a:t>
          </a:r>
        </a:p>
      </dgm:t>
    </dgm:pt>
    <dgm:pt modelId="{38588BB0-81F2-48BF-9BC3-8A737357D75A}" type="parTrans" cxnId="{D2DD008B-BCAF-4D23-BF71-2FF2E6368C48}">
      <dgm:prSet/>
      <dgm:spPr/>
      <dgm:t>
        <a:bodyPr/>
        <a:lstStyle/>
        <a:p>
          <a:endParaRPr lang="en-IE"/>
        </a:p>
      </dgm:t>
    </dgm:pt>
    <dgm:pt modelId="{183F7CCE-7402-4D5A-8170-CEBD0737D7E9}" type="sibTrans" cxnId="{D2DD008B-BCAF-4D23-BF71-2FF2E6368C48}">
      <dgm:prSet/>
      <dgm:spPr/>
      <dgm:t>
        <a:bodyPr/>
        <a:lstStyle/>
        <a:p>
          <a:endParaRPr lang="en-IE"/>
        </a:p>
      </dgm:t>
    </dgm:pt>
    <dgm:pt modelId="{FDA8F3FC-852B-472F-8518-50EDC397DEDB}" type="pres">
      <dgm:prSet presAssocID="{AA0C9AB5-BCFC-4A49-8929-72CA46427EC5}" presName="diagram" presStyleCnt="0">
        <dgm:presLayoutVars>
          <dgm:dir/>
          <dgm:resizeHandles val="exact"/>
        </dgm:presLayoutVars>
      </dgm:prSet>
      <dgm:spPr/>
    </dgm:pt>
    <dgm:pt modelId="{9E77ADB6-EC20-40B3-877B-EDD0D3680609}" type="pres">
      <dgm:prSet presAssocID="{1D45330E-B869-4838-9D94-5CB7D355280E}" presName="node" presStyleLbl="node1" presStyleIdx="0" presStyleCnt="6">
        <dgm:presLayoutVars>
          <dgm:bulletEnabled val="1"/>
        </dgm:presLayoutVars>
      </dgm:prSet>
      <dgm:spPr/>
    </dgm:pt>
    <dgm:pt modelId="{F12D06A8-9030-4C89-B124-E449F6009F76}" type="pres">
      <dgm:prSet presAssocID="{88AD249A-7127-40B5-8355-5CC8F399BCFF}" presName="sibTrans" presStyleLbl="sibTrans2D1" presStyleIdx="0" presStyleCnt="5"/>
      <dgm:spPr/>
    </dgm:pt>
    <dgm:pt modelId="{A196508B-1465-4C15-A231-A0BDE15BC387}" type="pres">
      <dgm:prSet presAssocID="{88AD249A-7127-40B5-8355-5CC8F399BCFF}" presName="connectorText" presStyleLbl="sibTrans2D1" presStyleIdx="0" presStyleCnt="5"/>
      <dgm:spPr/>
    </dgm:pt>
    <dgm:pt modelId="{4D038BD9-9085-49CA-A9AB-869848137BAF}" type="pres">
      <dgm:prSet presAssocID="{5E7EBDB3-84A4-45B3-9476-7452723AB320}" presName="node" presStyleLbl="node1" presStyleIdx="1" presStyleCnt="6">
        <dgm:presLayoutVars>
          <dgm:bulletEnabled val="1"/>
        </dgm:presLayoutVars>
      </dgm:prSet>
      <dgm:spPr/>
    </dgm:pt>
    <dgm:pt modelId="{912E7DE2-6621-42E1-96F6-E513771B3534}" type="pres">
      <dgm:prSet presAssocID="{6581E9BE-11F0-404E-817F-51A55D4BE87A}" presName="sibTrans" presStyleLbl="sibTrans2D1" presStyleIdx="1" presStyleCnt="5"/>
      <dgm:spPr/>
    </dgm:pt>
    <dgm:pt modelId="{71613824-A72D-41BE-A574-2703268B7A00}" type="pres">
      <dgm:prSet presAssocID="{6581E9BE-11F0-404E-817F-51A55D4BE87A}" presName="connectorText" presStyleLbl="sibTrans2D1" presStyleIdx="1" presStyleCnt="5"/>
      <dgm:spPr/>
    </dgm:pt>
    <dgm:pt modelId="{728AA8B4-712E-4E09-B1CF-A1A25CE5CE1A}" type="pres">
      <dgm:prSet presAssocID="{72F33509-B824-47E8-A46B-531C63FADBFB}" presName="node" presStyleLbl="node1" presStyleIdx="2" presStyleCnt="6">
        <dgm:presLayoutVars>
          <dgm:bulletEnabled val="1"/>
        </dgm:presLayoutVars>
      </dgm:prSet>
      <dgm:spPr/>
    </dgm:pt>
    <dgm:pt modelId="{AE609C9C-EC6E-4C0C-8882-32DE1EEAC1AB}" type="pres">
      <dgm:prSet presAssocID="{0541E2D0-F1E9-484C-8A3E-AF1E74CA0B2D}" presName="sibTrans" presStyleLbl="sibTrans2D1" presStyleIdx="2" presStyleCnt="5"/>
      <dgm:spPr/>
    </dgm:pt>
    <dgm:pt modelId="{039C41B8-E3D4-4CF7-B29B-841B0955BB42}" type="pres">
      <dgm:prSet presAssocID="{0541E2D0-F1E9-484C-8A3E-AF1E74CA0B2D}" presName="connectorText" presStyleLbl="sibTrans2D1" presStyleIdx="2" presStyleCnt="5"/>
      <dgm:spPr/>
    </dgm:pt>
    <dgm:pt modelId="{92F6E126-D862-4902-B1D9-4D49D307E90B}" type="pres">
      <dgm:prSet presAssocID="{DED394AA-670D-4902-83DC-F363A55C16DC}" presName="node" presStyleLbl="node1" presStyleIdx="3" presStyleCnt="6">
        <dgm:presLayoutVars>
          <dgm:bulletEnabled val="1"/>
        </dgm:presLayoutVars>
      </dgm:prSet>
      <dgm:spPr/>
    </dgm:pt>
    <dgm:pt modelId="{DF0202D8-3F71-48CA-B5E6-7288BF502266}" type="pres">
      <dgm:prSet presAssocID="{8C878F6A-3606-47FF-8474-F59045BA2395}" presName="sibTrans" presStyleLbl="sibTrans2D1" presStyleIdx="3" presStyleCnt="5"/>
      <dgm:spPr/>
    </dgm:pt>
    <dgm:pt modelId="{61D8C8A4-B3F2-4620-8DB6-0F042EED20C5}" type="pres">
      <dgm:prSet presAssocID="{8C878F6A-3606-47FF-8474-F59045BA2395}" presName="connectorText" presStyleLbl="sibTrans2D1" presStyleIdx="3" presStyleCnt="5"/>
      <dgm:spPr/>
    </dgm:pt>
    <dgm:pt modelId="{9705B1C5-7B67-48F4-9D19-3BD4B1AE6AFE}" type="pres">
      <dgm:prSet presAssocID="{30897BFF-ED6E-4E8C-9735-2B465851A37C}" presName="node" presStyleLbl="node1" presStyleIdx="4" presStyleCnt="6">
        <dgm:presLayoutVars>
          <dgm:bulletEnabled val="1"/>
        </dgm:presLayoutVars>
      </dgm:prSet>
      <dgm:spPr/>
    </dgm:pt>
    <dgm:pt modelId="{BA2581C2-8B4D-4FB4-ABB1-287BA0353481}" type="pres">
      <dgm:prSet presAssocID="{A76BC909-4D4B-4C77-9962-A84A96F5A202}" presName="sibTrans" presStyleLbl="sibTrans2D1" presStyleIdx="4" presStyleCnt="5"/>
      <dgm:spPr/>
    </dgm:pt>
    <dgm:pt modelId="{317FFCF8-D21A-4878-B136-6BC75B68FC13}" type="pres">
      <dgm:prSet presAssocID="{A76BC909-4D4B-4C77-9962-A84A96F5A202}" presName="connectorText" presStyleLbl="sibTrans2D1" presStyleIdx="4" presStyleCnt="5"/>
      <dgm:spPr/>
    </dgm:pt>
    <dgm:pt modelId="{91DED3DB-9DC0-4BDE-A0D2-B92596880579}" type="pres">
      <dgm:prSet presAssocID="{BBE8AA42-AC7B-4428-9286-F8EAAE407F90}" presName="node" presStyleLbl="node1" presStyleIdx="5" presStyleCnt="6">
        <dgm:presLayoutVars>
          <dgm:bulletEnabled val="1"/>
        </dgm:presLayoutVars>
      </dgm:prSet>
      <dgm:spPr/>
    </dgm:pt>
  </dgm:ptLst>
  <dgm:cxnLst>
    <dgm:cxn modelId="{2851890A-477C-46E5-BC70-1B03E12390ED}" type="presOf" srcId="{AA0C9AB5-BCFC-4A49-8929-72CA46427EC5}" destId="{FDA8F3FC-852B-472F-8518-50EDC397DEDB}" srcOrd="0" destOrd="0" presId="urn:microsoft.com/office/officeart/2005/8/layout/process5"/>
    <dgm:cxn modelId="{66A0FC17-52EE-4CB1-B853-D2D20E2ED640}" type="presOf" srcId="{0541E2D0-F1E9-484C-8A3E-AF1E74CA0B2D}" destId="{AE609C9C-EC6E-4C0C-8882-32DE1EEAC1AB}" srcOrd="0" destOrd="0" presId="urn:microsoft.com/office/officeart/2005/8/layout/process5"/>
    <dgm:cxn modelId="{0D5A4C1D-50B9-4958-83C1-2833269CFDCF}" type="presOf" srcId="{A76BC909-4D4B-4C77-9962-A84A96F5A202}" destId="{BA2581C2-8B4D-4FB4-ABB1-287BA0353481}" srcOrd="0" destOrd="0" presId="urn:microsoft.com/office/officeart/2005/8/layout/process5"/>
    <dgm:cxn modelId="{41A7B53C-B20F-4D8B-938F-55DD9CABC872}" type="presOf" srcId="{BBE8AA42-AC7B-4428-9286-F8EAAE407F90}" destId="{91DED3DB-9DC0-4BDE-A0D2-B92596880579}" srcOrd="0" destOrd="0" presId="urn:microsoft.com/office/officeart/2005/8/layout/process5"/>
    <dgm:cxn modelId="{92FB0F50-485E-4D8A-8DE5-6783810C4684}" type="presOf" srcId="{0541E2D0-F1E9-484C-8A3E-AF1E74CA0B2D}" destId="{039C41B8-E3D4-4CF7-B29B-841B0955BB42}" srcOrd="1" destOrd="0" presId="urn:microsoft.com/office/officeart/2005/8/layout/process5"/>
    <dgm:cxn modelId="{4635C650-777B-4B75-9BC0-FD2BA89BBEB4}" srcId="{AA0C9AB5-BCFC-4A49-8929-72CA46427EC5}" destId="{1D45330E-B869-4838-9D94-5CB7D355280E}" srcOrd="0" destOrd="0" parTransId="{944C2979-0AA8-486C-B0C6-5F6047ED9613}" sibTransId="{88AD249A-7127-40B5-8355-5CC8F399BCFF}"/>
    <dgm:cxn modelId="{E0FCF070-A2FA-46F4-B422-9DE02486843A}" type="presOf" srcId="{8C878F6A-3606-47FF-8474-F59045BA2395}" destId="{61D8C8A4-B3F2-4620-8DB6-0F042EED20C5}" srcOrd="1" destOrd="0" presId="urn:microsoft.com/office/officeart/2005/8/layout/process5"/>
    <dgm:cxn modelId="{4656DF51-E43C-45F7-B219-1358CCE7BD56}" type="presOf" srcId="{88AD249A-7127-40B5-8355-5CC8F399BCFF}" destId="{A196508B-1465-4C15-A231-A0BDE15BC387}" srcOrd="1" destOrd="0" presId="urn:microsoft.com/office/officeart/2005/8/layout/process5"/>
    <dgm:cxn modelId="{1BBBF756-577C-48F7-A48D-4DE749DEE455}" type="presOf" srcId="{1D45330E-B869-4838-9D94-5CB7D355280E}" destId="{9E77ADB6-EC20-40B3-877B-EDD0D3680609}" srcOrd="0" destOrd="0" presId="urn:microsoft.com/office/officeart/2005/8/layout/process5"/>
    <dgm:cxn modelId="{5D7DA57D-FC94-4E08-8237-02C2E659E1B8}" type="presOf" srcId="{72F33509-B824-47E8-A46B-531C63FADBFB}" destId="{728AA8B4-712E-4E09-B1CF-A1A25CE5CE1A}" srcOrd="0" destOrd="0" presId="urn:microsoft.com/office/officeart/2005/8/layout/process5"/>
    <dgm:cxn modelId="{D2DD008B-BCAF-4D23-BF71-2FF2E6368C48}" srcId="{AA0C9AB5-BCFC-4A49-8929-72CA46427EC5}" destId="{BBE8AA42-AC7B-4428-9286-F8EAAE407F90}" srcOrd="5" destOrd="0" parTransId="{38588BB0-81F2-48BF-9BC3-8A737357D75A}" sibTransId="{183F7CCE-7402-4D5A-8170-CEBD0737D7E9}"/>
    <dgm:cxn modelId="{B5F2EF8B-5377-44CE-8FCE-B3C660BB1FB1}" srcId="{AA0C9AB5-BCFC-4A49-8929-72CA46427EC5}" destId="{72F33509-B824-47E8-A46B-531C63FADBFB}" srcOrd="2" destOrd="0" parTransId="{48C0B885-77F1-4892-A346-D474BA5755E4}" sibTransId="{0541E2D0-F1E9-484C-8A3E-AF1E74CA0B2D}"/>
    <dgm:cxn modelId="{55DE64AB-FBAF-4BBF-9E2A-77C17B35DEFA}" srcId="{AA0C9AB5-BCFC-4A49-8929-72CA46427EC5}" destId="{5E7EBDB3-84A4-45B3-9476-7452723AB320}" srcOrd="1" destOrd="0" parTransId="{E87CBAE8-949E-4736-901B-40FD753EE1CD}" sibTransId="{6581E9BE-11F0-404E-817F-51A55D4BE87A}"/>
    <dgm:cxn modelId="{C98A84B8-D607-4A8E-8BF6-1736666F1E29}" type="presOf" srcId="{30897BFF-ED6E-4E8C-9735-2B465851A37C}" destId="{9705B1C5-7B67-48F4-9D19-3BD4B1AE6AFE}" srcOrd="0" destOrd="0" presId="urn:microsoft.com/office/officeart/2005/8/layout/process5"/>
    <dgm:cxn modelId="{799E07BE-486B-428E-BC24-332F7E927486}" type="presOf" srcId="{8C878F6A-3606-47FF-8474-F59045BA2395}" destId="{DF0202D8-3F71-48CA-B5E6-7288BF502266}" srcOrd="0" destOrd="0" presId="urn:microsoft.com/office/officeart/2005/8/layout/process5"/>
    <dgm:cxn modelId="{891781BE-69F3-432F-86CE-3666B5D6DBA4}" srcId="{AA0C9AB5-BCFC-4A49-8929-72CA46427EC5}" destId="{30897BFF-ED6E-4E8C-9735-2B465851A37C}" srcOrd="4" destOrd="0" parTransId="{83B36EA3-EF84-4A65-86CF-83C1B30A9B2F}" sibTransId="{A76BC909-4D4B-4C77-9962-A84A96F5A202}"/>
    <dgm:cxn modelId="{51B4CABF-30BB-44D6-A993-2FCC6FF5A6AF}" type="presOf" srcId="{88AD249A-7127-40B5-8355-5CC8F399BCFF}" destId="{F12D06A8-9030-4C89-B124-E449F6009F76}" srcOrd="0" destOrd="0" presId="urn:microsoft.com/office/officeart/2005/8/layout/process5"/>
    <dgm:cxn modelId="{6A8FFED4-5633-402F-A241-7C33136EF550}" type="presOf" srcId="{6581E9BE-11F0-404E-817F-51A55D4BE87A}" destId="{912E7DE2-6621-42E1-96F6-E513771B3534}" srcOrd="0" destOrd="0" presId="urn:microsoft.com/office/officeart/2005/8/layout/process5"/>
    <dgm:cxn modelId="{94893CD7-CC3B-4A0C-87D0-4D2779D9E1CC}" type="presOf" srcId="{5E7EBDB3-84A4-45B3-9476-7452723AB320}" destId="{4D038BD9-9085-49CA-A9AB-869848137BAF}" srcOrd="0" destOrd="0" presId="urn:microsoft.com/office/officeart/2005/8/layout/process5"/>
    <dgm:cxn modelId="{21E84BD8-B1B9-4D50-B689-CAB43D1CF668}" type="presOf" srcId="{A76BC909-4D4B-4C77-9962-A84A96F5A202}" destId="{317FFCF8-D21A-4878-B136-6BC75B68FC13}" srcOrd="1" destOrd="0" presId="urn:microsoft.com/office/officeart/2005/8/layout/process5"/>
    <dgm:cxn modelId="{4816DCE7-F922-4987-B1B7-CA3E9311B83C}" type="presOf" srcId="{6581E9BE-11F0-404E-817F-51A55D4BE87A}" destId="{71613824-A72D-41BE-A574-2703268B7A00}" srcOrd="1" destOrd="0" presId="urn:microsoft.com/office/officeart/2005/8/layout/process5"/>
    <dgm:cxn modelId="{823AAFEC-1EB0-4098-825B-DD898B2319AC}" type="presOf" srcId="{DED394AA-670D-4902-83DC-F363A55C16DC}" destId="{92F6E126-D862-4902-B1D9-4D49D307E90B}" srcOrd="0" destOrd="0" presId="urn:microsoft.com/office/officeart/2005/8/layout/process5"/>
    <dgm:cxn modelId="{FBEDA8FC-4A51-4481-9391-58C38F79AB86}" srcId="{AA0C9AB5-BCFC-4A49-8929-72CA46427EC5}" destId="{DED394AA-670D-4902-83DC-F363A55C16DC}" srcOrd="3" destOrd="0" parTransId="{E26587F8-DBCD-4D01-9C5D-EF69603BD644}" sibTransId="{8C878F6A-3606-47FF-8474-F59045BA2395}"/>
    <dgm:cxn modelId="{64C7E3AA-6978-43C7-9012-9FB76CD482E2}" type="presParOf" srcId="{FDA8F3FC-852B-472F-8518-50EDC397DEDB}" destId="{9E77ADB6-EC20-40B3-877B-EDD0D3680609}" srcOrd="0" destOrd="0" presId="urn:microsoft.com/office/officeart/2005/8/layout/process5"/>
    <dgm:cxn modelId="{010402B0-0186-43C2-8A47-6F42632F8A41}" type="presParOf" srcId="{FDA8F3FC-852B-472F-8518-50EDC397DEDB}" destId="{F12D06A8-9030-4C89-B124-E449F6009F76}" srcOrd="1" destOrd="0" presId="urn:microsoft.com/office/officeart/2005/8/layout/process5"/>
    <dgm:cxn modelId="{02BAA7A6-A252-45E6-8798-CF0AE5442030}" type="presParOf" srcId="{F12D06A8-9030-4C89-B124-E449F6009F76}" destId="{A196508B-1465-4C15-A231-A0BDE15BC387}" srcOrd="0" destOrd="0" presId="urn:microsoft.com/office/officeart/2005/8/layout/process5"/>
    <dgm:cxn modelId="{DCF7E593-272B-4884-A31D-0D9C6ECDB693}" type="presParOf" srcId="{FDA8F3FC-852B-472F-8518-50EDC397DEDB}" destId="{4D038BD9-9085-49CA-A9AB-869848137BAF}" srcOrd="2" destOrd="0" presId="urn:microsoft.com/office/officeart/2005/8/layout/process5"/>
    <dgm:cxn modelId="{72052C2D-F344-4B92-9A07-0DAED2F50678}" type="presParOf" srcId="{FDA8F3FC-852B-472F-8518-50EDC397DEDB}" destId="{912E7DE2-6621-42E1-96F6-E513771B3534}" srcOrd="3" destOrd="0" presId="urn:microsoft.com/office/officeart/2005/8/layout/process5"/>
    <dgm:cxn modelId="{E78F1619-BEA9-4FF6-89C4-DBCA8895B31E}" type="presParOf" srcId="{912E7DE2-6621-42E1-96F6-E513771B3534}" destId="{71613824-A72D-41BE-A574-2703268B7A00}" srcOrd="0" destOrd="0" presId="urn:microsoft.com/office/officeart/2005/8/layout/process5"/>
    <dgm:cxn modelId="{7CEFBF7A-CDDD-4B90-830A-A4994C726F16}" type="presParOf" srcId="{FDA8F3FC-852B-472F-8518-50EDC397DEDB}" destId="{728AA8B4-712E-4E09-B1CF-A1A25CE5CE1A}" srcOrd="4" destOrd="0" presId="urn:microsoft.com/office/officeart/2005/8/layout/process5"/>
    <dgm:cxn modelId="{3AB71724-A380-40C7-B8BB-36A6F7863EC0}" type="presParOf" srcId="{FDA8F3FC-852B-472F-8518-50EDC397DEDB}" destId="{AE609C9C-EC6E-4C0C-8882-32DE1EEAC1AB}" srcOrd="5" destOrd="0" presId="urn:microsoft.com/office/officeart/2005/8/layout/process5"/>
    <dgm:cxn modelId="{86A83933-191E-40A2-B097-CF255AA6FF8D}" type="presParOf" srcId="{AE609C9C-EC6E-4C0C-8882-32DE1EEAC1AB}" destId="{039C41B8-E3D4-4CF7-B29B-841B0955BB42}" srcOrd="0" destOrd="0" presId="urn:microsoft.com/office/officeart/2005/8/layout/process5"/>
    <dgm:cxn modelId="{4505052A-DEE3-450B-835A-6F4373D001D7}" type="presParOf" srcId="{FDA8F3FC-852B-472F-8518-50EDC397DEDB}" destId="{92F6E126-D862-4902-B1D9-4D49D307E90B}" srcOrd="6" destOrd="0" presId="urn:microsoft.com/office/officeart/2005/8/layout/process5"/>
    <dgm:cxn modelId="{CF579666-0EBC-4C4C-BC64-72A7DD32046D}" type="presParOf" srcId="{FDA8F3FC-852B-472F-8518-50EDC397DEDB}" destId="{DF0202D8-3F71-48CA-B5E6-7288BF502266}" srcOrd="7" destOrd="0" presId="urn:microsoft.com/office/officeart/2005/8/layout/process5"/>
    <dgm:cxn modelId="{682652AA-443D-4338-9025-99112CDEC9C4}" type="presParOf" srcId="{DF0202D8-3F71-48CA-B5E6-7288BF502266}" destId="{61D8C8A4-B3F2-4620-8DB6-0F042EED20C5}" srcOrd="0" destOrd="0" presId="urn:microsoft.com/office/officeart/2005/8/layout/process5"/>
    <dgm:cxn modelId="{0A49C84E-916D-4126-AFC5-0E112D1572A7}" type="presParOf" srcId="{FDA8F3FC-852B-472F-8518-50EDC397DEDB}" destId="{9705B1C5-7B67-48F4-9D19-3BD4B1AE6AFE}" srcOrd="8" destOrd="0" presId="urn:microsoft.com/office/officeart/2005/8/layout/process5"/>
    <dgm:cxn modelId="{F1180B44-053C-4A5D-86D6-23ECF7D91AA2}" type="presParOf" srcId="{FDA8F3FC-852B-472F-8518-50EDC397DEDB}" destId="{BA2581C2-8B4D-4FB4-ABB1-287BA0353481}" srcOrd="9" destOrd="0" presId="urn:microsoft.com/office/officeart/2005/8/layout/process5"/>
    <dgm:cxn modelId="{42EBFEC4-DECA-48C1-8A37-1F0DCF5D6126}" type="presParOf" srcId="{BA2581C2-8B4D-4FB4-ABB1-287BA0353481}" destId="{317FFCF8-D21A-4878-B136-6BC75B68FC13}" srcOrd="0" destOrd="0" presId="urn:microsoft.com/office/officeart/2005/8/layout/process5"/>
    <dgm:cxn modelId="{DCB5F649-2ECA-45DF-BB90-AA154B8027A6}" type="presParOf" srcId="{FDA8F3FC-852B-472F-8518-50EDC397DEDB}" destId="{91DED3DB-9DC0-4BDE-A0D2-B92596880579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77ADB6-EC20-40B3-877B-EDD0D3680609}">
      <dsp:nvSpPr>
        <dsp:cNvPr id="0" name=""/>
        <dsp:cNvSpPr/>
      </dsp:nvSpPr>
      <dsp:spPr>
        <a:xfrm>
          <a:off x="897" y="124652"/>
          <a:ext cx="1912911" cy="11477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1. Ingesta de Datos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 Extraccion de microdatos CSV (datos.gob.mx)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E" sz="1000" kern="1200"/>
        </a:p>
      </dsp:txBody>
      <dsp:txXfrm>
        <a:off x="34513" y="158268"/>
        <a:ext cx="1845679" cy="1080514"/>
      </dsp:txXfrm>
    </dsp:sp>
    <dsp:sp modelId="{F12D06A8-9030-4C89-B124-E449F6009F76}">
      <dsp:nvSpPr>
        <dsp:cNvPr id="0" name=""/>
        <dsp:cNvSpPr/>
      </dsp:nvSpPr>
      <dsp:spPr>
        <a:xfrm>
          <a:off x="2082144" y="461324"/>
          <a:ext cx="405537" cy="4744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E" sz="800" kern="1200"/>
        </a:p>
      </dsp:txBody>
      <dsp:txXfrm>
        <a:off x="2082144" y="556204"/>
        <a:ext cx="283876" cy="284642"/>
      </dsp:txXfrm>
    </dsp:sp>
    <dsp:sp modelId="{4D038BD9-9085-49CA-A9AB-869848137BAF}">
      <dsp:nvSpPr>
        <dsp:cNvPr id="0" name=""/>
        <dsp:cNvSpPr/>
      </dsp:nvSpPr>
      <dsp:spPr>
        <a:xfrm>
          <a:off x="2678973" y="124652"/>
          <a:ext cx="1912911" cy="11477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2. Preparacion de datos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 Ingenieria de caracteristicas en Python</a:t>
          </a:r>
        </a:p>
      </dsp:txBody>
      <dsp:txXfrm>
        <a:off x="2712589" y="158268"/>
        <a:ext cx="1845679" cy="1080514"/>
      </dsp:txXfrm>
    </dsp:sp>
    <dsp:sp modelId="{912E7DE2-6621-42E1-96F6-E513771B3534}">
      <dsp:nvSpPr>
        <dsp:cNvPr id="0" name=""/>
        <dsp:cNvSpPr/>
      </dsp:nvSpPr>
      <dsp:spPr>
        <a:xfrm rot="5400000">
          <a:off x="3432660" y="1406303"/>
          <a:ext cx="405537" cy="4744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E" sz="800" kern="1200"/>
        </a:p>
      </dsp:txBody>
      <dsp:txXfrm rot="-5400000">
        <a:off x="3493108" y="1440736"/>
        <a:ext cx="284642" cy="283876"/>
      </dsp:txXfrm>
    </dsp:sp>
    <dsp:sp modelId="{728AA8B4-712E-4E09-B1CF-A1A25CE5CE1A}">
      <dsp:nvSpPr>
        <dsp:cNvPr id="0" name=""/>
        <dsp:cNvSpPr/>
      </dsp:nvSpPr>
      <dsp:spPr>
        <a:xfrm>
          <a:off x="2678973" y="2037564"/>
          <a:ext cx="1912911" cy="11477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3. Enfoque Predictivo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-Segmentacion Geografica (Clustering con K-Means)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 Modelado y Prediccion de Demanda (Time-Series Forecasting)</a:t>
          </a:r>
        </a:p>
      </dsp:txBody>
      <dsp:txXfrm>
        <a:off x="2712589" y="2071180"/>
        <a:ext cx="1845679" cy="1080514"/>
      </dsp:txXfrm>
    </dsp:sp>
    <dsp:sp modelId="{AE609C9C-EC6E-4C0C-8882-32DE1EEAC1AB}">
      <dsp:nvSpPr>
        <dsp:cNvPr id="0" name=""/>
        <dsp:cNvSpPr/>
      </dsp:nvSpPr>
      <dsp:spPr>
        <a:xfrm rot="10800000">
          <a:off x="2105099" y="2374236"/>
          <a:ext cx="405537" cy="4744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E" sz="800" kern="1200"/>
        </a:p>
      </dsp:txBody>
      <dsp:txXfrm rot="10800000">
        <a:off x="2226760" y="2469116"/>
        <a:ext cx="283876" cy="284642"/>
      </dsp:txXfrm>
    </dsp:sp>
    <dsp:sp modelId="{92F6E126-D862-4902-B1D9-4D49D307E90B}">
      <dsp:nvSpPr>
        <dsp:cNvPr id="0" name=""/>
        <dsp:cNvSpPr/>
      </dsp:nvSpPr>
      <dsp:spPr>
        <a:xfrm>
          <a:off x="897" y="2037564"/>
          <a:ext cx="1912911" cy="11477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4. Validacion de Modelo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-Validar el Cluster Territorial (Coeficiente de silueta)</a:t>
          </a:r>
        </a:p>
      </dsp:txBody>
      <dsp:txXfrm>
        <a:off x="34513" y="2071180"/>
        <a:ext cx="1845679" cy="1080514"/>
      </dsp:txXfrm>
    </dsp:sp>
    <dsp:sp modelId="{DF0202D8-3F71-48CA-B5E6-7288BF502266}">
      <dsp:nvSpPr>
        <dsp:cNvPr id="0" name=""/>
        <dsp:cNvSpPr/>
      </dsp:nvSpPr>
      <dsp:spPr>
        <a:xfrm rot="5400000">
          <a:off x="754584" y="3319214"/>
          <a:ext cx="405537" cy="4744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E" sz="800" kern="1200"/>
        </a:p>
      </dsp:txBody>
      <dsp:txXfrm rot="-5400000">
        <a:off x="815032" y="3353647"/>
        <a:ext cx="284642" cy="283876"/>
      </dsp:txXfrm>
    </dsp:sp>
    <dsp:sp modelId="{9705B1C5-7B67-48F4-9D19-3BD4B1AE6AFE}">
      <dsp:nvSpPr>
        <dsp:cNvPr id="0" name=""/>
        <dsp:cNvSpPr/>
      </dsp:nvSpPr>
      <dsp:spPr>
        <a:xfrm>
          <a:off x="897" y="3950475"/>
          <a:ext cx="1912911" cy="11477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6. Inteligencia de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negocios.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-Construccion de una interfaz de negocios en Power BI</a:t>
          </a:r>
        </a:p>
      </dsp:txBody>
      <dsp:txXfrm>
        <a:off x="34513" y="3984091"/>
        <a:ext cx="1845679" cy="1080514"/>
      </dsp:txXfrm>
    </dsp:sp>
    <dsp:sp modelId="{BA2581C2-8B4D-4FB4-ABB1-287BA0353481}">
      <dsp:nvSpPr>
        <dsp:cNvPr id="0" name=""/>
        <dsp:cNvSpPr/>
      </dsp:nvSpPr>
      <dsp:spPr>
        <a:xfrm>
          <a:off x="2082144" y="4287148"/>
          <a:ext cx="405537" cy="47440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E" sz="800" kern="1200"/>
        </a:p>
      </dsp:txBody>
      <dsp:txXfrm>
        <a:off x="2082144" y="4382028"/>
        <a:ext cx="283876" cy="284642"/>
      </dsp:txXfrm>
    </dsp:sp>
    <dsp:sp modelId="{91DED3DB-9DC0-4BDE-A0D2-B92596880579}">
      <dsp:nvSpPr>
        <dsp:cNvPr id="0" name=""/>
        <dsp:cNvSpPr/>
      </dsp:nvSpPr>
      <dsp:spPr>
        <a:xfrm>
          <a:off x="2678973" y="3950475"/>
          <a:ext cx="1912911" cy="11477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5. Evaluacion de Rendimiento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E" sz="1000" kern="1200"/>
            <a:t>- RMSE, R²</a:t>
          </a:r>
        </a:p>
      </dsp:txBody>
      <dsp:txXfrm>
        <a:off x="2712589" y="3984091"/>
        <a:ext cx="1845679" cy="10805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6E554-B986-4A29-BF33-25F114591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2028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nohemi fabiola serrano aguilar</dc:creator>
  <cp:keywords/>
  <dc:description/>
  <cp:lastModifiedBy>nohemi fabiola serrano aguilar</cp:lastModifiedBy>
  <cp:revision>4</cp:revision>
  <dcterms:created xsi:type="dcterms:W3CDTF">2026-10-24T00:55:00Z</dcterms:created>
  <dcterms:modified xsi:type="dcterms:W3CDTF">2026-10-24T01:03:00Z</dcterms:modified>
</cp:coreProperties>
</file>